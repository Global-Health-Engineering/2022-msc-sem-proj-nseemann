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FE17F" w14:textId="77777777" w:rsidR="00A01443" w:rsidRDefault="00A96E4C">
      <w:pPr>
        <w:rPr>
          <w:sz w:val="48"/>
          <w:szCs w:val="48"/>
        </w:rPr>
      </w:pPr>
      <w:bookmarkStart w:id="0" w:name="_heading=h.gjdgxs" w:colFirst="0" w:colLast="0"/>
      <w:bookmarkEnd w:id="0"/>
      <w:r>
        <w:rPr>
          <w:noProof/>
        </w:rPr>
        <w:drawing>
          <wp:inline distT="0" distB="0" distL="0" distR="0" wp14:anchorId="7C351848" wp14:editId="1BF17EEA">
            <wp:extent cx="5724525" cy="1438275"/>
            <wp:effectExtent l="0" t="0" r="0" b="0"/>
            <wp:docPr id="10" name="image1.gif" descr="C:\Users\marck\AppData\Local\Microsoft\Windows\INetCache\Content.Word\image.imageformat.logo.1865129284.gif"/>
            <wp:cNvGraphicFramePr/>
            <a:graphic xmlns:a="http://schemas.openxmlformats.org/drawingml/2006/main">
              <a:graphicData uri="http://schemas.openxmlformats.org/drawingml/2006/picture">
                <pic:pic xmlns:pic="http://schemas.openxmlformats.org/drawingml/2006/picture">
                  <pic:nvPicPr>
                    <pic:cNvPr id="0" name="image1.gif" descr="C:\Users\marck\AppData\Local\Microsoft\Windows\INetCache\Content.Word\image.imageformat.logo.1865129284.gif"/>
                    <pic:cNvPicPr preferRelativeResize="0"/>
                  </pic:nvPicPr>
                  <pic:blipFill>
                    <a:blip r:embed="rId9"/>
                    <a:srcRect/>
                    <a:stretch>
                      <a:fillRect/>
                    </a:stretch>
                  </pic:blipFill>
                  <pic:spPr>
                    <a:xfrm>
                      <a:off x="0" y="0"/>
                      <a:ext cx="5724525" cy="1438275"/>
                    </a:xfrm>
                    <a:prstGeom prst="rect">
                      <a:avLst/>
                    </a:prstGeom>
                    <a:ln/>
                  </pic:spPr>
                </pic:pic>
              </a:graphicData>
            </a:graphic>
          </wp:inline>
        </w:drawing>
      </w:r>
    </w:p>
    <w:p w14:paraId="109A801C" w14:textId="77777777" w:rsidR="00A01443" w:rsidRDefault="00A01443"/>
    <w:p w14:paraId="123163C7" w14:textId="77777777" w:rsidR="00A01443" w:rsidRDefault="00A01443"/>
    <w:p w14:paraId="0BCD91B7" w14:textId="77777777" w:rsidR="00A01443" w:rsidRDefault="00A01443"/>
    <w:p w14:paraId="685BCF17" w14:textId="77777777" w:rsidR="00A01443" w:rsidRDefault="00A01443"/>
    <w:p w14:paraId="252490FE" w14:textId="20FB37A9" w:rsidR="00A01443" w:rsidRDefault="001140D6">
      <w:pPr>
        <w:pBdr>
          <w:top w:val="nil"/>
          <w:left w:val="nil"/>
          <w:bottom w:val="nil"/>
          <w:right w:val="nil"/>
          <w:between w:val="nil"/>
        </w:pBdr>
        <w:spacing w:line="240" w:lineRule="auto"/>
        <w:jc w:val="center"/>
        <w:rPr>
          <w:rFonts w:cs="Times"/>
          <w:b/>
          <w:color w:val="000000"/>
          <w:sz w:val="32"/>
          <w:szCs w:val="32"/>
        </w:rPr>
      </w:pPr>
      <w:r>
        <w:rPr>
          <w:rFonts w:cs="Times"/>
          <w:b/>
          <w:color w:val="000000"/>
          <w:sz w:val="32"/>
          <w:szCs w:val="32"/>
        </w:rPr>
        <w:t>Optimization of solid waste collections in Blantyre, Malawi</w:t>
      </w:r>
    </w:p>
    <w:p w14:paraId="06DB242A" w14:textId="77777777" w:rsidR="00A01443" w:rsidRDefault="00A01443">
      <w:pPr>
        <w:jc w:val="center"/>
        <w:rPr>
          <w:rFonts w:ascii="Times New Roman" w:eastAsia="Times New Roman" w:hAnsi="Times New Roman" w:cs="Times New Roman"/>
          <w:sz w:val="24"/>
          <w:szCs w:val="24"/>
        </w:rPr>
      </w:pPr>
    </w:p>
    <w:p w14:paraId="2007021A" w14:textId="4B12556C" w:rsidR="00A01443" w:rsidRDefault="00A96E4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Author: </w:t>
      </w:r>
      <w:r w:rsidR="008E50E3">
        <w:rPr>
          <w:rFonts w:ascii="Times New Roman" w:eastAsia="Times New Roman" w:hAnsi="Times New Roman" w:cs="Times New Roman"/>
          <w:sz w:val="28"/>
          <w:szCs w:val="28"/>
        </w:rPr>
        <w:t>Nicolas Seemann-Ricard</w:t>
      </w:r>
    </w:p>
    <w:p w14:paraId="47E864AE" w14:textId="0E072234" w:rsidR="00A01443" w:rsidRDefault="00A96E4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Supervisor: </w:t>
      </w:r>
      <w:r w:rsidR="008E50E3">
        <w:rPr>
          <w:rFonts w:ascii="Times New Roman" w:eastAsia="Times New Roman" w:hAnsi="Times New Roman" w:cs="Times New Roman"/>
          <w:sz w:val="28"/>
          <w:szCs w:val="28"/>
        </w:rPr>
        <w:t>Elizabeth Tilley</w:t>
      </w:r>
    </w:p>
    <w:p w14:paraId="396B3AC2" w14:textId="191F079D" w:rsidR="00A01443" w:rsidRPr="008E50E3" w:rsidRDefault="00A96E4C">
      <w:pPr>
        <w:jc w:val="center"/>
        <w:rPr>
          <w:rFonts w:ascii="Times New Roman" w:eastAsia="Times New Roman" w:hAnsi="Times New Roman" w:cs="Times New Roman"/>
          <w:sz w:val="28"/>
          <w:szCs w:val="28"/>
          <w:lang w:val="de-CH"/>
        </w:rPr>
      </w:pPr>
      <w:r>
        <w:rPr>
          <w:rFonts w:ascii="Times New Roman" w:eastAsia="Times New Roman" w:hAnsi="Times New Roman" w:cs="Times New Roman"/>
          <w:sz w:val="28"/>
          <w:szCs w:val="28"/>
        </w:rPr>
        <w:t xml:space="preserve">Tutor: </w:t>
      </w:r>
      <w:r w:rsidR="008E50E3">
        <w:rPr>
          <w:rFonts w:ascii="Times New Roman" w:eastAsia="Times New Roman" w:hAnsi="Times New Roman" w:cs="Times New Roman"/>
          <w:sz w:val="28"/>
          <w:szCs w:val="28"/>
        </w:rPr>
        <w:t xml:space="preserve">Florian </w:t>
      </w:r>
      <w:r w:rsidR="008E50E3">
        <w:rPr>
          <w:rFonts w:ascii="Times New Roman" w:eastAsia="Times New Roman" w:hAnsi="Times New Roman" w:cs="Times New Roman"/>
          <w:sz w:val="28"/>
          <w:szCs w:val="28"/>
          <w:lang w:val="de-CH"/>
        </w:rPr>
        <w:t>Dörfler</w:t>
      </w:r>
    </w:p>
    <w:p w14:paraId="61B9EC42" w14:textId="77777777" w:rsidR="00A01443" w:rsidRDefault="00A01443">
      <w:pPr>
        <w:jc w:val="center"/>
        <w:rPr>
          <w:rFonts w:ascii="Times New Roman" w:eastAsia="Times New Roman" w:hAnsi="Times New Roman" w:cs="Times New Roman"/>
          <w:sz w:val="24"/>
          <w:szCs w:val="24"/>
        </w:rPr>
      </w:pPr>
    </w:p>
    <w:p w14:paraId="34A97A44" w14:textId="77777777" w:rsidR="00A01443" w:rsidRDefault="00A01443">
      <w:pPr>
        <w:jc w:val="center"/>
        <w:rPr>
          <w:rFonts w:ascii="Times New Roman" w:eastAsia="Times New Roman" w:hAnsi="Times New Roman" w:cs="Times New Roman"/>
          <w:sz w:val="24"/>
          <w:szCs w:val="24"/>
        </w:rPr>
      </w:pPr>
    </w:p>
    <w:p w14:paraId="64C457D2" w14:textId="77777777" w:rsidR="00A01443" w:rsidRDefault="00A01443">
      <w:pPr>
        <w:jc w:val="center"/>
        <w:rPr>
          <w:rFonts w:ascii="Times New Roman" w:eastAsia="Times New Roman" w:hAnsi="Times New Roman" w:cs="Times New Roman"/>
          <w:sz w:val="24"/>
          <w:szCs w:val="24"/>
        </w:rPr>
      </w:pPr>
    </w:p>
    <w:p w14:paraId="5B69FA50" w14:textId="77777777" w:rsidR="00A01443" w:rsidRDefault="00A01443">
      <w:pPr>
        <w:jc w:val="center"/>
        <w:rPr>
          <w:rFonts w:ascii="Times New Roman" w:eastAsia="Times New Roman" w:hAnsi="Times New Roman" w:cs="Times New Roman"/>
          <w:sz w:val="24"/>
          <w:szCs w:val="24"/>
        </w:rPr>
      </w:pPr>
    </w:p>
    <w:p w14:paraId="0BB4C5E7" w14:textId="77777777" w:rsidR="00A01443" w:rsidRDefault="00A01443">
      <w:pPr>
        <w:rPr>
          <w:rFonts w:ascii="Times New Roman" w:eastAsia="Times New Roman" w:hAnsi="Times New Roman" w:cs="Times New Roman"/>
          <w:sz w:val="24"/>
          <w:szCs w:val="24"/>
        </w:rPr>
      </w:pPr>
    </w:p>
    <w:p w14:paraId="3118E58B" w14:textId="77777777" w:rsidR="00A01443" w:rsidRDefault="00A01443">
      <w:pPr>
        <w:jc w:val="center"/>
        <w:rPr>
          <w:rFonts w:ascii="Times New Roman" w:eastAsia="Times New Roman" w:hAnsi="Times New Roman" w:cs="Times New Roman"/>
          <w:sz w:val="24"/>
          <w:szCs w:val="24"/>
        </w:rPr>
      </w:pPr>
    </w:p>
    <w:p w14:paraId="232AC8EF" w14:textId="77777777" w:rsidR="00A01443" w:rsidRDefault="00A01443">
      <w:pPr>
        <w:jc w:val="center"/>
        <w:rPr>
          <w:rFonts w:ascii="Times New Roman" w:eastAsia="Times New Roman" w:hAnsi="Times New Roman" w:cs="Times New Roman"/>
          <w:sz w:val="24"/>
          <w:szCs w:val="24"/>
        </w:rPr>
      </w:pPr>
    </w:p>
    <w:p w14:paraId="3B6B3E95" w14:textId="77777777" w:rsidR="00A01443" w:rsidRDefault="00A01443">
      <w:pPr>
        <w:jc w:val="center"/>
        <w:rPr>
          <w:rFonts w:ascii="Times New Roman" w:eastAsia="Times New Roman" w:hAnsi="Times New Roman" w:cs="Times New Roman"/>
          <w:sz w:val="24"/>
          <w:szCs w:val="24"/>
        </w:rPr>
      </w:pPr>
    </w:p>
    <w:p w14:paraId="1C4CB817" w14:textId="77777777" w:rsidR="00A01443" w:rsidRDefault="00A01443">
      <w:pPr>
        <w:jc w:val="center"/>
        <w:rPr>
          <w:rFonts w:ascii="Times New Roman" w:eastAsia="Times New Roman" w:hAnsi="Times New Roman" w:cs="Times New Roman"/>
          <w:sz w:val="24"/>
          <w:szCs w:val="24"/>
        </w:rPr>
      </w:pPr>
    </w:p>
    <w:p w14:paraId="7E14B293" w14:textId="43D3BE2B" w:rsidR="00A01443" w:rsidRDefault="00610E3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fldChar w:fldCharType="begin"/>
      </w:r>
      <w:r>
        <w:rPr>
          <w:rFonts w:ascii="Times New Roman" w:eastAsia="Times New Roman" w:hAnsi="Times New Roman" w:cs="Times New Roman"/>
          <w:sz w:val="24"/>
          <w:szCs w:val="24"/>
          <w:lang w:val="en-US"/>
        </w:rPr>
        <w:instrText xml:space="preserve"> DATE \@ "d MMMM yyyy" </w:instrText>
      </w:r>
      <w:r>
        <w:rPr>
          <w:rFonts w:ascii="Times New Roman" w:eastAsia="Times New Roman" w:hAnsi="Times New Roman" w:cs="Times New Roman"/>
          <w:sz w:val="24"/>
          <w:szCs w:val="24"/>
          <w:lang w:val="en-US"/>
        </w:rPr>
        <w:fldChar w:fldCharType="separate"/>
      </w:r>
      <w:r w:rsidR="00E320B3">
        <w:rPr>
          <w:rFonts w:ascii="Times New Roman" w:eastAsia="Times New Roman" w:hAnsi="Times New Roman" w:cs="Times New Roman"/>
          <w:noProof/>
          <w:sz w:val="24"/>
          <w:szCs w:val="24"/>
          <w:lang w:val="en-US"/>
        </w:rPr>
        <w:t>24 October 2022</w:t>
      </w:r>
      <w:r>
        <w:rPr>
          <w:rFonts w:ascii="Times New Roman" w:eastAsia="Times New Roman" w:hAnsi="Times New Roman" w:cs="Times New Roman"/>
          <w:sz w:val="24"/>
          <w:szCs w:val="24"/>
          <w:lang w:val="en-US"/>
        </w:rPr>
        <w:fldChar w:fldCharType="end"/>
      </w:r>
    </w:p>
    <w:p w14:paraId="7B13BA98" w14:textId="77777777" w:rsidR="00A01443" w:rsidRDefault="00A01443">
      <w:pPr>
        <w:spacing w:after="0" w:line="240" w:lineRule="auto"/>
      </w:pPr>
    </w:p>
    <w:p w14:paraId="3EEA4989" w14:textId="77777777" w:rsidR="00A01443" w:rsidRDefault="00A96E4C">
      <w:pPr>
        <w:pBdr>
          <w:top w:val="nil"/>
          <w:left w:val="nil"/>
          <w:bottom w:val="nil"/>
          <w:right w:val="nil"/>
          <w:between w:val="nil"/>
        </w:pBdr>
        <w:spacing w:line="240" w:lineRule="auto"/>
        <w:jc w:val="center"/>
        <w:rPr>
          <w:rFonts w:cs="Times"/>
          <w:b/>
          <w:color w:val="000000"/>
          <w:sz w:val="32"/>
          <w:szCs w:val="32"/>
        </w:rPr>
      </w:pPr>
      <w:r>
        <w:rPr>
          <w:rFonts w:cs="Times"/>
          <w:b/>
          <w:color w:val="000000"/>
          <w:sz w:val="32"/>
          <w:szCs w:val="32"/>
        </w:rPr>
        <w:lastRenderedPageBreak/>
        <w:t>Abstract</w:t>
      </w:r>
    </w:p>
    <w:p w14:paraId="3D13F166" w14:textId="77777777" w:rsidR="00A01443" w:rsidRDefault="00A01443"/>
    <w:p w14:paraId="4120ADB9" w14:textId="77777777" w:rsidR="00A01443" w:rsidRDefault="00A96E4C">
      <w:r>
        <w:t xml:space="preserve">Your abstract should succinctly summarise the research gap, the methods you employed, your results, conclusions, and recommendations.  Don’t use acronyms if possible and keep the language as general as possible.  Keep the abstract to a maximum of 500 words.  The abstract stays on its own page. </w:t>
      </w:r>
    </w:p>
    <w:p w14:paraId="1DB5599E" w14:textId="77777777" w:rsidR="00A01443" w:rsidRDefault="00A01443"/>
    <w:p w14:paraId="513BB9D8" w14:textId="77777777" w:rsidR="00A01443" w:rsidRDefault="00A01443"/>
    <w:p w14:paraId="7B557D30" w14:textId="77777777" w:rsidR="00A01443" w:rsidRDefault="00A01443"/>
    <w:p w14:paraId="19B0A5F5" w14:textId="77777777" w:rsidR="00A01443" w:rsidRDefault="00A01443"/>
    <w:p w14:paraId="28DB63E0" w14:textId="77777777" w:rsidR="00A01443" w:rsidRDefault="00A01443"/>
    <w:p w14:paraId="039340E0" w14:textId="77777777" w:rsidR="00A01443" w:rsidRDefault="00A01443"/>
    <w:p w14:paraId="432C8334" w14:textId="77777777" w:rsidR="00A01443" w:rsidRDefault="00A01443"/>
    <w:p w14:paraId="1DB233B7" w14:textId="77777777" w:rsidR="00A01443" w:rsidRDefault="00A01443"/>
    <w:p w14:paraId="5876B471" w14:textId="77777777" w:rsidR="00A01443" w:rsidRDefault="00A01443"/>
    <w:p w14:paraId="5CF53F65" w14:textId="77777777" w:rsidR="00A01443" w:rsidRDefault="00A01443"/>
    <w:p w14:paraId="478DF88E" w14:textId="77777777" w:rsidR="00A01443" w:rsidRDefault="00A01443"/>
    <w:p w14:paraId="2C854AE2" w14:textId="77777777" w:rsidR="00A01443" w:rsidRDefault="00A01443"/>
    <w:p w14:paraId="10969E24" w14:textId="77777777" w:rsidR="00A01443" w:rsidRDefault="00A01443"/>
    <w:p w14:paraId="7D3D7CFA" w14:textId="77777777" w:rsidR="00A01443" w:rsidRDefault="00A01443"/>
    <w:p w14:paraId="3AF081F9" w14:textId="77777777" w:rsidR="00A01443" w:rsidRDefault="00A01443"/>
    <w:p w14:paraId="37B710BD" w14:textId="77777777" w:rsidR="00A01443" w:rsidRDefault="00A01443"/>
    <w:p w14:paraId="0509EFFD" w14:textId="77777777" w:rsidR="00A01443" w:rsidRDefault="00A01443"/>
    <w:p w14:paraId="694881C4" w14:textId="77777777" w:rsidR="00A01443" w:rsidRDefault="00A01443"/>
    <w:p w14:paraId="1DA739A3" w14:textId="77777777" w:rsidR="00A01443" w:rsidRDefault="00A01443"/>
    <w:p w14:paraId="335AD83D" w14:textId="77777777" w:rsidR="00A01443" w:rsidRDefault="00A01443"/>
    <w:p w14:paraId="3F267493" w14:textId="77777777" w:rsidR="00A01443" w:rsidRDefault="00A01443"/>
    <w:p w14:paraId="41531221" w14:textId="77777777" w:rsidR="00A01443" w:rsidRDefault="00A96E4C">
      <w:pPr>
        <w:pBdr>
          <w:top w:val="nil"/>
          <w:left w:val="nil"/>
          <w:bottom w:val="nil"/>
          <w:right w:val="nil"/>
          <w:between w:val="nil"/>
        </w:pBdr>
        <w:spacing w:line="240" w:lineRule="auto"/>
        <w:rPr>
          <w:rFonts w:cs="Times"/>
          <w:b/>
          <w:color w:val="000000"/>
          <w:sz w:val="32"/>
          <w:szCs w:val="32"/>
        </w:rPr>
      </w:pPr>
      <w:r>
        <w:rPr>
          <w:rFonts w:cs="Times"/>
          <w:b/>
          <w:color w:val="000000"/>
          <w:sz w:val="32"/>
          <w:szCs w:val="32"/>
        </w:rPr>
        <w:lastRenderedPageBreak/>
        <w:t>Table of Contents</w:t>
      </w:r>
    </w:p>
    <w:sdt>
      <w:sdtPr>
        <w:rPr>
          <w:b w:val="0"/>
          <w:sz w:val="22"/>
          <w:lang w:val="en-GB"/>
        </w:rPr>
        <w:id w:val="522603849"/>
        <w:docPartObj>
          <w:docPartGallery w:val="Table of Contents"/>
          <w:docPartUnique/>
        </w:docPartObj>
      </w:sdtPr>
      <w:sdtEndPr>
        <w:rPr>
          <w:bCs/>
          <w:noProof/>
        </w:rPr>
      </w:sdtEndPr>
      <w:sdtContent>
        <w:p w14:paraId="62209957" w14:textId="7AE3C898" w:rsidR="000120C7" w:rsidRDefault="000120C7">
          <w:pPr>
            <w:pStyle w:val="TOCHeading"/>
          </w:pPr>
          <w:r>
            <w:t>Contents</w:t>
          </w:r>
        </w:p>
        <w:p w14:paraId="78437848" w14:textId="45D4FD83" w:rsidR="000120C7" w:rsidRDefault="000120C7">
          <w:pPr>
            <w:pStyle w:val="TOC1"/>
            <w:tabs>
              <w:tab w:val="left" w:pos="440"/>
              <w:tab w:val="right" w:leader="dot" w:pos="9016"/>
            </w:tabs>
            <w:rPr>
              <w:rFonts w:asciiTheme="minorHAnsi" w:hAnsiTheme="minorHAnsi" w:cstheme="minorBidi"/>
              <w:noProof/>
              <w:color w:val="auto"/>
              <w:sz w:val="22"/>
              <w:lang w:val="en-CH"/>
            </w:rPr>
          </w:pPr>
          <w:r>
            <w:fldChar w:fldCharType="begin"/>
          </w:r>
          <w:r>
            <w:instrText xml:space="preserve"> TOC \o "1-3" \h \z \u </w:instrText>
          </w:r>
          <w:r>
            <w:fldChar w:fldCharType="separate"/>
          </w:r>
          <w:hyperlink w:anchor="_Toc117270951" w:history="1">
            <w:r w:rsidRPr="006C2E63">
              <w:rPr>
                <w:rStyle w:val="Hyperlink"/>
                <w:noProof/>
              </w:rPr>
              <w:t>1</w:t>
            </w:r>
            <w:r>
              <w:rPr>
                <w:rFonts w:asciiTheme="minorHAnsi" w:hAnsiTheme="minorHAnsi" w:cstheme="minorBidi"/>
                <w:noProof/>
                <w:color w:val="auto"/>
                <w:sz w:val="22"/>
                <w:lang w:val="en-CH"/>
              </w:rPr>
              <w:tab/>
            </w:r>
            <w:r w:rsidRPr="006C2E63">
              <w:rPr>
                <w:rStyle w:val="Hyperlink"/>
                <w:noProof/>
              </w:rPr>
              <w:t>Introduction</w:t>
            </w:r>
            <w:r>
              <w:rPr>
                <w:noProof/>
                <w:webHidden/>
              </w:rPr>
              <w:tab/>
            </w:r>
            <w:r>
              <w:rPr>
                <w:noProof/>
                <w:webHidden/>
              </w:rPr>
              <w:fldChar w:fldCharType="begin"/>
            </w:r>
            <w:r>
              <w:rPr>
                <w:noProof/>
                <w:webHidden/>
              </w:rPr>
              <w:instrText xml:space="preserve"> PAGEREF _Toc117270951 \h </w:instrText>
            </w:r>
            <w:r>
              <w:rPr>
                <w:noProof/>
                <w:webHidden/>
              </w:rPr>
            </w:r>
            <w:r>
              <w:rPr>
                <w:noProof/>
                <w:webHidden/>
              </w:rPr>
              <w:fldChar w:fldCharType="separate"/>
            </w:r>
            <w:r>
              <w:rPr>
                <w:noProof/>
                <w:webHidden/>
              </w:rPr>
              <w:t>4</w:t>
            </w:r>
            <w:r>
              <w:rPr>
                <w:noProof/>
                <w:webHidden/>
              </w:rPr>
              <w:fldChar w:fldCharType="end"/>
            </w:r>
          </w:hyperlink>
        </w:p>
        <w:p w14:paraId="4F6A6116" w14:textId="2F0855AB" w:rsidR="000120C7" w:rsidRDefault="00000000">
          <w:pPr>
            <w:pStyle w:val="TOC2"/>
            <w:tabs>
              <w:tab w:val="left" w:pos="880"/>
              <w:tab w:val="right" w:leader="dot" w:pos="9016"/>
            </w:tabs>
            <w:rPr>
              <w:rFonts w:asciiTheme="minorHAnsi" w:hAnsiTheme="minorHAnsi" w:cstheme="minorBidi"/>
              <w:noProof/>
              <w:color w:val="auto"/>
              <w:sz w:val="22"/>
              <w:lang w:val="en-CH"/>
            </w:rPr>
          </w:pPr>
          <w:hyperlink w:anchor="_Toc117270952" w:history="1">
            <w:r w:rsidR="000120C7" w:rsidRPr="006C2E63">
              <w:rPr>
                <w:rStyle w:val="Hyperlink"/>
                <w:noProof/>
              </w:rPr>
              <w:t>1.1</w:t>
            </w:r>
            <w:r w:rsidR="000120C7">
              <w:rPr>
                <w:rFonts w:asciiTheme="minorHAnsi" w:hAnsiTheme="minorHAnsi" w:cstheme="minorBidi"/>
                <w:noProof/>
                <w:color w:val="auto"/>
                <w:sz w:val="22"/>
                <w:lang w:val="en-CH"/>
              </w:rPr>
              <w:tab/>
            </w:r>
            <w:r w:rsidR="000120C7" w:rsidRPr="006C2E63">
              <w:rPr>
                <w:rStyle w:val="Hyperlink"/>
                <w:noProof/>
              </w:rPr>
              <w:t>Background topic 1 (Solid Waste Management)</w:t>
            </w:r>
            <w:r w:rsidR="000120C7">
              <w:rPr>
                <w:noProof/>
                <w:webHidden/>
              </w:rPr>
              <w:tab/>
            </w:r>
            <w:r w:rsidR="000120C7">
              <w:rPr>
                <w:noProof/>
                <w:webHidden/>
              </w:rPr>
              <w:fldChar w:fldCharType="begin"/>
            </w:r>
            <w:r w:rsidR="000120C7">
              <w:rPr>
                <w:noProof/>
                <w:webHidden/>
              </w:rPr>
              <w:instrText xml:space="preserve"> PAGEREF _Toc117270952 \h </w:instrText>
            </w:r>
            <w:r w:rsidR="000120C7">
              <w:rPr>
                <w:noProof/>
                <w:webHidden/>
              </w:rPr>
            </w:r>
            <w:r w:rsidR="000120C7">
              <w:rPr>
                <w:noProof/>
                <w:webHidden/>
              </w:rPr>
              <w:fldChar w:fldCharType="separate"/>
            </w:r>
            <w:r w:rsidR="000120C7">
              <w:rPr>
                <w:noProof/>
                <w:webHidden/>
              </w:rPr>
              <w:t>4</w:t>
            </w:r>
            <w:r w:rsidR="000120C7">
              <w:rPr>
                <w:noProof/>
                <w:webHidden/>
              </w:rPr>
              <w:fldChar w:fldCharType="end"/>
            </w:r>
          </w:hyperlink>
        </w:p>
        <w:p w14:paraId="3F1B5771" w14:textId="014C46F0" w:rsidR="000120C7" w:rsidRDefault="00000000">
          <w:pPr>
            <w:pStyle w:val="TOC2"/>
            <w:tabs>
              <w:tab w:val="left" w:pos="880"/>
              <w:tab w:val="right" w:leader="dot" w:pos="9016"/>
            </w:tabs>
            <w:rPr>
              <w:rFonts w:asciiTheme="minorHAnsi" w:hAnsiTheme="minorHAnsi" w:cstheme="minorBidi"/>
              <w:noProof/>
              <w:color w:val="auto"/>
              <w:sz w:val="22"/>
              <w:lang w:val="en-CH"/>
            </w:rPr>
          </w:pPr>
          <w:hyperlink w:anchor="_Toc117270953" w:history="1">
            <w:r w:rsidR="000120C7" w:rsidRPr="006C2E63">
              <w:rPr>
                <w:rStyle w:val="Hyperlink"/>
                <w:noProof/>
              </w:rPr>
              <w:t>1.2</w:t>
            </w:r>
            <w:r w:rsidR="000120C7">
              <w:rPr>
                <w:rFonts w:asciiTheme="minorHAnsi" w:hAnsiTheme="minorHAnsi" w:cstheme="minorBidi"/>
                <w:noProof/>
                <w:color w:val="auto"/>
                <w:sz w:val="22"/>
                <w:lang w:val="en-CH"/>
              </w:rPr>
              <w:tab/>
            </w:r>
            <w:r w:rsidR="000120C7" w:rsidRPr="006C2E63">
              <w:rPr>
                <w:rStyle w:val="Hyperlink"/>
                <w:noProof/>
              </w:rPr>
              <w:t>Background topic 2 (SWM in Africa)</w:t>
            </w:r>
            <w:r w:rsidR="000120C7">
              <w:rPr>
                <w:noProof/>
                <w:webHidden/>
              </w:rPr>
              <w:tab/>
            </w:r>
            <w:r w:rsidR="000120C7">
              <w:rPr>
                <w:noProof/>
                <w:webHidden/>
              </w:rPr>
              <w:fldChar w:fldCharType="begin"/>
            </w:r>
            <w:r w:rsidR="000120C7">
              <w:rPr>
                <w:noProof/>
                <w:webHidden/>
              </w:rPr>
              <w:instrText xml:space="preserve"> PAGEREF _Toc117270953 \h </w:instrText>
            </w:r>
            <w:r w:rsidR="000120C7">
              <w:rPr>
                <w:noProof/>
                <w:webHidden/>
              </w:rPr>
            </w:r>
            <w:r w:rsidR="000120C7">
              <w:rPr>
                <w:noProof/>
                <w:webHidden/>
              </w:rPr>
              <w:fldChar w:fldCharType="separate"/>
            </w:r>
            <w:r w:rsidR="000120C7">
              <w:rPr>
                <w:noProof/>
                <w:webHidden/>
              </w:rPr>
              <w:t>4</w:t>
            </w:r>
            <w:r w:rsidR="000120C7">
              <w:rPr>
                <w:noProof/>
                <w:webHidden/>
              </w:rPr>
              <w:fldChar w:fldCharType="end"/>
            </w:r>
          </w:hyperlink>
        </w:p>
        <w:p w14:paraId="16F66AB6" w14:textId="2E027DFD" w:rsidR="000120C7" w:rsidRDefault="00000000">
          <w:pPr>
            <w:pStyle w:val="TOC2"/>
            <w:tabs>
              <w:tab w:val="left" w:pos="880"/>
              <w:tab w:val="right" w:leader="dot" w:pos="9016"/>
            </w:tabs>
            <w:rPr>
              <w:rFonts w:asciiTheme="minorHAnsi" w:hAnsiTheme="minorHAnsi" w:cstheme="minorBidi"/>
              <w:noProof/>
              <w:color w:val="auto"/>
              <w:sz w:val="22"/>
              <w:lang w:val="en-CH"/>
            </w:rPr>
          </w:pPr>
          <w:hyperlink w:anchor="_Toc117270954" w:history="1">
            <w:r w:rsidR="000120C7" w:rsidRPr="006C2E63">
              <w:rPr>
                <w:rStyle w:val="Hyperlink"/>
                <w:noProof/>
              </w:rPr>
              <w:t>1.3</w:t>
            </w:r>
            <w:r w:rsidR="000120C7">
              <w:rPr>
                <w:rFonts w:asciiTheme="minorHAnsi" w:hAnsiTheme="minorHAnsi" w:cstheme="minorBidi"/>
                <w:noProof/>
                <w:color w:val="auto"/>
                <w:sz w:val="22"/>
                <w:lang w:val="en-CH"/>
              </w:rPr>
              <w:tab/>
            </w:r>
            <w:r w:rsidR="000120C7" w:rsidRPr="006C2E63">
              <w:rPr>
                <w:rStyle w:val="Hyperlink"/>
                <w:noProof/>
              </w:rPr>
              <w:t>Justification and Research Questions</w:t>
            </w:r>
            <w:r w:rsidR="000120C7">
              <w:rPr>
                <w:noProof/>
                <w:webHidden/>
              </w:rPr>
              <w:tab/>
            </w:r>
            <w:r w:rsidR="000120C7">
              <w:rPr>
                <w:noProof/>
                <w:webHidden/>
              </w:rPr>
              <w:fldChar w:fldCharType="begin"/>
            </w:r>
            <w:r w:rsidR="000120C7">
              <w:rPr>
                <w:noProof/>
                <w:webHidden/>
              </w:rPr>
              <w:instrText xml:space="preserve"> PAGEREF _Toc117270954 \h </w:instrText>
            </w:r>
            <w:r w:rsidR="000120C7">
              <w:rPr>
                <w:noProof/>
                <w:webHidden/>
              </w:rPr>
            </w:r>
            <w:r w:rsidR="000120C7">
              <w:rPr>
                <w:noProof/>
                <w:webHidden/>
              </w:rPr>
              <w:fldChar w:fldCharType="separate"/>
            </w:r>
            <w:r w:rsidR="000120C7">
              <w:rPr>
                <w:noProof/>
                <w:webHidden/>
              </w:rPr>
              <w:t>4</w:t>
            </w:r>
            <w:r w:rsidR="000120C7">
              <w:rPr>
                <w:noProof/>
                <w:webHidden/>
              </w:rPr>
              <w:fldChar w:fldCharType="end"/>
            </w:r>
          </w:hyperlink>
        </w:p>
        <w:p w14:paraId="066887BC" w14:textId="207588DF" w:rsidR="000120C7" w:rsidRDefault="00000000">
          <w:pPr>
            <w:pStyle w:val="TOC1"/>
            <w:tabs>
              <w:tab w:val="left" w:pos="440"/>
              <w:tab w:val="right" w:leader="dot" w:pos="9016"/>
            </w:tabs>
            <w:rPr>
              <w:rFonts w:asciiTheme="minorHAnsi" w:hAnsiTheme="minorHAnsi" w:cstheme="minorBidi"/>
              <w:noProof/>
              <w:color w:val="auto"/>
              <w:sz w:val="22"/>
              <w:lang w:val="en-CH"/>
            </w:rPr>
          </w:pPr>
          <w:hyperlink w:anchor="_Toc117270955" w:history="1">
            <w:r w:rsidR="000120C7" w:rsidRPr="006C2E63">
              <w:rPr>
                <w:rStyle w:val="Hyperlink"/>
                <w:noProof/>
              </w:rPr>
              <w:t>2</w:t>
            </w:r>
            <w:r w:rsidR="000120C7">
              <w:rPr>
                <w:rFonts w:asciiTheme="minorHAnsi" w:hAnsiTheme="minorHAnsi" w:cstheme="minorBidi"/>
                <w:noProof/>
                <w:color w:val="auto"/>
                <w:sz w:val="22"/>
                <w:lang w:val="en-CH"/>
              </w:rPr>
              <w:tab/>
            </w:r>
            <w:r w:rsidR="000120C7" w:rsidRPr="006C2E63">
              <w:rPr>
                <w:rStyle w:val="Hyperlink"/>
                <w:noProof/>
              </w:rPr>
              <w:t>Data analysis</w:t>
            </w:r>
            <w:r w:rsidR="000120C7">
              <w:rPr>
                <w:noProof/>
                <w:webHidden/>
              </w:rPr>
              <w:tab/>
            </w:r>
            <w:r w:rsidR="000120C7">
              <w:rPr>
                <w:noProof/>
                <w:webHidden/>
              </w:rPr>
              <w:fldChar w:fldCharType="begin"/>
            </w:r>
            <w:r w:rsidR="000120C7">
              <w:rPr>
                <w:noProof/>
                <w:webHidden/>
              </w:rPr>
              <w:instrText xml:space="preserve"> PAGEREF _Toc117270955 \h </w:instrText>
            </w:r>
            <w:r w:rsidR="000120C7">
              <w:rPr>
                <w:noProof/>
                <w:webHidden/>
              </w:rPr>
            </w:r>
            <w:r w:rsidR="000120C7">
              <w:rPr>
                <w:noProof/>
                <w:webHidden/>
              </w:rPr>
              <w:fldChar w:fldCharType="separate"/>
            </w:r>
            <w:r w:rsidR="000120C7">
              <w:rPr>
                <w:noProof/>
                <w:webHidden/>
              </w:rPr>
              <w:t>5</w:t>
            </w:r>
            <w:r w:rsidR="000120C7">
              <w:rPr>
                <w:noProof/>
                <w:webHidden/>
              </w:rPr>
              <w:fldChar w:fldCharType="end"/>
            </w:r>
          </w:hyperlink>
        </w:p>
        <w:p w14:paraId="732BF2F0" w14:textId="47EC7F2A" w:rsidR="000120C7" w:rsidRDefault="00000000">
          <w:pPr>
            <w:pStyle w:val="TOC2"/>
            <w:tabs>
              <w:tab w:val="left" w:pos="880"/>
              <w:tab w:val="right" w:leader="dot" w:pos="9016"/>
            </w:tabs>
            <w:rPr>
              <w:rFonts w:asciiTheme="minorHAnsi" w:hAnsiTheme="minorHAnsi" w:cstheme="minorBidi"/>
              <w:noProof/>
              <w:color w:val="auto"/>
              <w:sz w:val="22"/>
              <w:lang w:val="en-CH"/>
            </w:rPr>
          </w:pPr>
          <w:hyperlink w:anchor="_Toc117270956" w:history="1">
            <w:r w:rsidR="000120C7" w:rsidRPr="006C2E63">
              <w:rPr>
                <w:rStyle w:val="Hyperlink"/>
                <w:noProof/>
              </w:rPr>
              <w:t>2.1</w:t>
            </w:r>
            <w:r w:rsidR="000120C7">
              <w:rPr>
                <w:rFonts w:asciiTheme="minorHAnsi" w:hAnsiTheme="minorHAnsi" w:cstheme="minorBidi"/>
                <w:noProof/>
                <w:color w:val="auto"/>
                <w:sz w:val="22"/>
                <w:lang w:val="en-CH"/>
              </w:rPr>
              <w:tab/>
            </w:r>
            <w:r w:rsidR="000120C7" w:rsidRPr="006C2E63">
              <w:rPr>
                <w:rStyle w:val="Hyperlink"/>
                <w:noProof/>
              </w:rPr>
              <w:t>Set of skip locations</w:t>
            </w:r>
            <w:r w:rsidR="000120C7">
              <w:rPr>
                <w:noProof/>
                <w:webHidden/>
              </w:rPr>
              <w:tab/>
            </w:r>
            <w:r w:rsidR="000120C7">
              <w:rPr>
                <w:noProof/>
                <w:webHidden/>
              </w:rPr>
              <w:fldChar w:fldCharType="begin"/>
            </w:r>
            <w:r w:rsidR="000120C7">
              <w:rPr>
                <w:noProof/>
                <w:webHidden/>
              </w:rPr>
              <w:instrText xml:space="preserve"> PAGEREF _Toc117270956 \h </w:instrText>
            </w:r>
            <w:r w:rsidR="000120C7">
              <w:rPr>
                <w:noProof/>
                <w:webHidden/>
              </w:rPr>
            </w:r>
            <w:r w:rsidR="000120C7">
              <w:rPr>
                <w:noProof/>
                <w:webHidden/>
              </w:rPr>
              <w:fldChar w:fldCharType="separate"/>
            </w:r>
            <w:r w:rsidR="000120C7">
              <w:rPr>
                <w:noProof/>
                <w:webHidden/>
              </w:rPr>
              <w:t>5</w:t>
            </w:r>
            <w:r w:rsidR="000120C7">
              <w:rPr>
                <w:noProof/>
                <w:webHidden/>
              </w:rPr>
              <w:fldChar w:fldCharType="end"/>
            </w:r>
          </w:hyperlink>
        </w:p>
        <w:p w14:paraId="7813D180" w14:textId="72D41537" w:rsidR="000120C7" w:rsidRDefault="00000000">
          <w:pPr>
            <w:pStyle w:val="TOC2"/>
            <w:tabs>
              <w:tab w:val="left" w:pos="880"/>
              <w:tab w:val="right" w:leader="dot" w:pos="9016"/>
            </w:tabs>
            <w:rPr>
              <w:rFonts w:asciiTheme="minorHAnsi" w:hAnsiTheme="minorHAnsi" w:cstheme="minorBidi"/>
              <w:noProof/>
              <w:color w:val="auto"/>
              <w:sz w:val="22"/>
              <w:lang w:val="en-CH"/>
            </w:rPr>
          </w:pPr>
          <w:hyperlink w:anchor="_Toc117270957" w:history="1">
            <w:r w:rsidR="000120C7" w:rsidRPr="006C2E63">
              <w:rPr>
                <w:rStyle w:val="Hyperlink"/>
                <w:noProof/>
              </w:rPr>
              <w:t>2.2</w:t>
            </w:r>
            <w:r w:rsidR="000120C7">
              <w:rPr>
                <w:rFonts w:asciiTheme="minorHAnsi" w:hAnsiTheme="minorHAnsi" w:cstheme="minorBidi"/>
                <w:noProof/>
                <w:color w:val="auto"/>
                <w:sz w:val="22"/>
                <w:lang w:val="en-CH"/>
              </w:rPr>
              <w:tab/>
            </w:r>
            <w:r w:rsidR="000120C7" w:rsidRPr="006C2E63">
              <w:rPr>
                <w:rStyle w:val="Hyperlink"/>
                <w:noProof/>
              </w:rPr>
              <w:t>Skips filling data</w:t>
            </w:r>
            <w:r w:rsidR="000120C7">
              <w:rPr>
                <w:noProof/>
                <w:webHidden/>
              </w:rPr>
              <w:tab/>
            </w:r>
            <w:r w:rsidR="000120C7">
              <w:rPr>
                <w:noProof/>
                <w:webHidden/>
              </w:rPr>
              <w:fldChar w:fldCharType="begin"/>
            </w:r>
            <w:r w:rsidR="000120C7">
              <w:rPr>
                <w:noProof/>
                <w:webHidden/>
              </w:rPr>
              <w:instrText xml:space="preserve"> PAGEREF _Toc117270957 \h </w:instrText>
            </w:r>
            <w:r w:rsidR="000120C7">
              <w:rPr>
                <w:noProof/>
                <w:webHidden/>
              </w:rPr>
            </w:r>
            <w:r w:rsidR="000120C7">
              <w:rPr>
                <w:noProof/>
                <w:webHidden/>
              </w:rPr>
              <w:fldChar w:fldCharType="separate"/>
            </w:r>
            <w:r w:rsidR="000120C7">
              <w:rPr>
                <w:noProof/>
                <w:webHidden/>
              </w:rPr>
              <w:t>6</w:t>
            </w:r>
            <w:r w:rsidR="000120C7">
              <w:rPr>
                <w:noProof/>
                <w:webHidden/>
              </w:rPr>
              <w:fldChar w:fldCharType="end"/>
            </w:r>
          </w:hyperlink>
        </w:p>
        <w:p w14:paraId="2B59267E" w14:textId="4F9F0A0A" w:rsidR="000120C7" w:rsidRDefault="00000000">
          <w:pPr>
            <w:pStyle w:val="TOC2"/>
            <w:tabs>
              <w:tab w:val="left" w:pos="880"/>
              <w:tab w:val="right" w:leader="dot" w:pos="9016"/>
            </w:tabs>
            <w:rPr>
              <w:rFonts w:asciiTheme="minorHAnsi" w:hAnsiTheme="minorHAnsi" w:cstheme="minorBidi"/>
              <w:noProof/>
              <w:color w:val="auto"/>
              <w:sz w:val="22"/>
              <w:lang w:val="en-CH"/>
            </w:rPr>
          </w:pPr>
          <w:hyperlink w:anchor="_Toc117270958" w:history="1">
            <w:r w:rsidR="000120C7" w:rsidRPr="006C2E63">
              <w:rPr>
                <w:rStyle w:val="Hyperlink"/>
                <w:noProof/>
              </w:rPr>
              <w:t>2.3</w:t>
            </w:r>
            <w:r w:rsidR="000120C7">
              <w:rPr>
                <w:rFonts w:asciiTheme="minorHAnsi" w:hAnsiTheme="minorHAnsi" w:cstheme="minorBidi"/>
                <w:noProof/>
                <w:color w:val="auto"/>
                <w:sz w:val="22"/>
                <w:lang w:val="en-CH"/>
              </w:rPr>
              <w:tab/>
            </w:r>
            <w:r w:rsidR="000120C7" w:rsidRPr="006C2E63">
              <w:rPr>
                <w:rStyle w:val="Hyperlink"/>
                <w:noProof/>
              </w:rPr>
              <w:t>Dump arrivals logs</w:t>
            </w:r>
            <w:r w:rsidR="000120C7">
              <w:rPr>
                <w:noProof/>
                <w:webHidden/>
              </w:rPr>
              <w:tab/>
            </w:r>
            <w:r w:rsidR="000120C7">
              <w:rPr>
                <w:noProof/>
                <w:webHidden/>
              </w:rPr>
              <w:fldChar w:fldCharType="begin"/>
            </w:r>
            <w:r w:rsidR="000120C7">
              <w:rPr>
                <w:noProof/>
                <w:webHidden/>
              </w:rPr>
              <w:instrText xml:space="preserve"> PAGEREF _Toc117270958 \h </w:instrText>
            </w:r>
            <w:r w:rsidR="000120C7">
              <w:rPr>
                <w:noProof/>
                <w:webHidden/>
              </w:rPr>
            </w:r>
            <w:r w:rsidR="000120C7">
              <w:rPr>
                <w:noProof/>
                <w:webHidden/>
              </w:rPr>
              <w:fldChar w:fldCharType="separate"/>
            </w:r>
            <w:r w:rsidR="000120C7">
              <w:rPr>
                <w:noProof/>
                <w:webHidden/>
              </w:rPr>
              <w:t>13</w:t>
            </w:r>
            <w:r w:rsidR="000120C7">
              <w:rPr>
                <w:noProof/>
                <w:webHidden/>
              </w:rPr>
              <w:fldChar w:fldCharType="end"/>
            </w:r>
          </w:hyperlink>
        </w:p>
        <w:p w14:paraId="16268784" w14:textId="5F3D032E" w:rsidR="000120C7" w:rsidRDefault="00000000">
          <w:pPr>
            <w:pStyle w:val="TOC2"/>
            <w:tabs>
              <w:tab w:val="left" w:pos="880"/>
              <w:tab w:val="right" w:leader="dot" w:pos="9016"/>
            </w:tabs>
            <w:rPr>
              <w:rFonts w:asciiTheme="minorHAnsi" w:hAnsiTheme="minorHAnsi" w:cstheme="minorBidi"/>
              <w:noProof/>
              <w:color w:val="auto"/>
              <w:sz w:val="22"/>
              <w:lang w:val="en-CH"/>
            </w:rPr>
          </w:pPr>
          <w:hyperlink w:anchor="_Toc117270959" w:history="1">
            <w:r w:rsidR="000120C7" w:rsidRPr="006C2E63">
              <w:rPr>
                <w:rStyle w:val="Hyperlink"/>
                <w:noProof/>
              </w:rPr>
              <w:t>2.4</w:t>
            </w:r>
            <w:r w:rsidR="000120C7">
              <w:rPr>
                <w:rFonts w:asciiTheme="minorHAnsi" w:hAnsiTheme="minorHAnsi" w:cstheme="minorBidi"/>
                <w:noProof/>
                <w:color w:val="auto"/>
                <w:sz w:val="22"/>
                <w:lang w:val="en-CH"/>
              </w:rPr>
              <w:tab/>
            </w:r>
            <w:r w:rsidR="000120C7" w:rsidRPr="006C2E63">
              <w:rPr>
                <w:rStyle w:val="Hyperlink"/>
                <w:noProof/>
              </w:rPr>
              <w:t>Relationship between the datasets</w:t>
            </w:r>
            <w:r w:rsidR="000120C7">
              <w:rPr>
                <w:noProof/>
                <w:webHidden/>
              </w:rPr>
              <w:tab/>
            </w:r>
            <w:r w:rsidR="000120C7">
              <w:rPr>
                <w:noProof/>
                <w:webHidden/>
              </w:rPr>
              <w:fldChar w:fldCharType="begin"/>
            </w:r>
            <w:r w:rsidR="000120C7">
              <w:rPr>
                <w:noProof/>
                <w:webHidden/>
              </w:rPr>
              <w:instrText xml:space="preserve"> PAGEREF _Toc117270959 \h </w:instrText>
            </w:r>
            <w:r w:rsidR="000120C7">
              <w:rPr>
                <w:noProof/>
                <w:webHidden/>
              </w:rPr>
            </w:r>
            <w:r w:rsidR="000120C7">
              <w:rPr>
                <w:noProof/>
                <w:webHidden/>
              </w:rPr>
              <w:fldChar w:fldCharType="separate"/>
            </w:r>
            <w:r w:rsidR="000120C7">
              <w:rPr>
                <w:noProof/>
                <w:webHidden/>
              </w:rPr>
              <w:t>15</w:t>
            </w:r>
            <w:r w:rsidR="000120C7">
              <w:rPr>
                <w:noProof/>
                <w:webHidden/>
              </w:rPr>
              <w:fldChar w:fldCharType="end"/>
            </w:r>
          </w:hyperlink>
        </w:p>
        <w:p w14:paraId="5F29A154" w14:textId="57AFF1E6" w:rsidR="000120C7" w:rsidRDefault="00000000">
          <w:pPr>
            <w:pStyle w:val="TOC2"/>
            <w:tabs>
              <w:tab w:val="left" w:pos="880"/>
              <w:tab w:val="right" w:leader="dot" w:pos="9016"/>
            </w:tabs>
            <w:rPr>
              <w:rFonts w:asciiTheme="minorHAnsi" w:hAnsiTheme="minorHAnsi" w:cstheme="minorBidi"/>
              <w:noProof/>
              <w:color w:val="auto"/>
              <w:sz w:val="22"/>
              <w:lang w:val="en-CH"/>
            </w:rPr>
          </w:pPr>
          <w:hyperlink w:anchor="_Toc117270960" w:history="1">
            <w:r w:rsidR="000120C7" w:rsidRPr="006C2E63">
              <w:rPr>
                <w:rStyle w:val="Hyperlink"/>
                <w:noProof/>
              </w:rPr>
              <w:t>2.5</w:t>
            </w:r>
            <w:r w:rsidR="000120C7">
              <w:rPr>
                <w:rFonts w:asciiTheme="minorHAnsi" w:hAnsiTheme="minorHAnsi" w:cstheme="minorBidi"/>
                <w:noProof/>
                <w:color w:val="auto"/>
                <w:sz w:val="22"/>
                <w:lang w:val="en-CH"/>
              </w:rPr>
              <w:tab/>
            </w:r>
            <w:r w:rsidR="000120C7" w:rsidRPr="006C2E63">
              <w:rPr>
                <w:rStyle w:val="Hyperlink"/>
                <w:noProof/>
              </w:rPr>
              <w:t>Generating artificial filling data</w:t>
            </w:r>
            <w:r w:rsidR="000120C7">
              <w:rPr>
                <w:noProof/>
                <w:webHidden/>
              </w:rPr>
              <w:tab/>
            </w:r>
            <w:r w:rsidR="000120C7">
              <w:rPr>
                <w:noProof/>
                <w:webHidden/>
              </w:rPr>
              <w:fldChar w:fldCharType="begin"/>
            </w:r>
            <w:r w:rsidR="000120C7">
              <w:rPr>
                <w:noProof/>
                <w:webHidden/>
              </w:rPr>
              <w:instrText xml:space="preserve"> PAGEREF _Toc117270960 \h </w:instrText>
            </w:r>
            <w:r w:rsidR="000120C7">
              <w:rPr>
                <w:noProof/>
                <w:webHidden/>
              </w:rPr>
            </w:r>
            <w:r w:rsidR="000120C7">
              <w:rPr>
                <w:noProof/>
                <w:webHidden/>
              </w:rPr>
              <w:fldChar w:fldCharType="separate"/>
            </w:r>
            <w:r w:rsidR="000120C7">
              <w:rPr>
                <w:noProof/>
                <w:webHidden/>
              </w:rPr>
              <w:t>17</w:t>
            </w:r>
            <w:r w:rsidR="000120C7">
              <w:rPr>
                <w:noProof/>
                <w:webHidden/>
              </w:rPr>
              <w:fldChar w:fldCharType="end"/>
            </w:r>
          </w:hyperlink>
        </w:p>
        <w:p w14:paraId="5B1EED34" w14:textId="15EC9756" w:rsidR="000120C7" w:rsidRDefault="00000000">
          <w:pPr>
            <w:pStyle w:val="TOC1"/>
            <w:tabs>
              <w:tab w:val="left" w:pos="440"/>
              <w:tab w:val="right" w:leader="dot" w:pos="9016"/>
            </w:tabs>
            <w:rPr>
              <w:rFonts w:asciiTheme="minorHAnsi" w:hAnsiTheme="minorHAnsi" w:cstheme="minorBidi"/>
              <w:noProof/>
              <w:color w:val="auto"/>
              <w:sz w:val="22"/>
              <w:lang w:val="en-CH"/>
            </w:rPr>
          </w:pPr>
          <w:hyperlink w:anchor="_Toc117270961" w:history="1">
            <w:r w:rsidR="000120C7" w:rsidRPr="006C2E63">
              <w:rPr>
                <w:rStyle w:val="Hyperlink"/>
                <w:noProof/>
              </w:rPr>
              <w:t>3</w:t>
            </w:r>
            <w:r w:rsidR="000120C7">
              <w:rPr>
                <w:rFonts w:asciiTheme="minorHAnsi" w:hAnsiTheme="minorHAnsi" w:cstheme="minorBidi"/>
                <w:noProof/>
                <w:color w:val="auto"/>
                <w:sz w:val="22"/>
                <w:lang w:val="en-CH"/>
              </w:rPr>
              <w:tab/>
            </w:r>
            <w:r w:rsidR="000120C7" w:rsidRPr="006C2E63">
              <w:rPr>
                <w:rStyle w:val="Hyperlink"/>
                <w:noProof/>
              </w:rPr>
              <w:t>Optimization model</w:t>
            </w:r>
            <w:r w:rsidR="000120C7">
              <w:rPr>
                <w:noProof/>
                <w:webHidden/>
              </w:rPr>
              <w:tab/>
            </w:r>
            <w:r w:rsidR="000120C7">
              <w:rPr>
                <w:noProof/>
                <w:webHidden/>
              </w:rPr>
              <w:fldChar w:fldCharType="begin"/>
            </w:r>
            <w:r w:rsidR="000120C7">
              <w:rPr>
                <w:noProof/>
                <w:webHidden/>
              </w:rPr>
              <w:instrText xml:space="preserve"> PAGEREF _Toc117270961 \h </w:instrText>
            </w:r>
            <w:r w:rsidR="000120C7">
              <w:rPr>
                <w:noProof/>
                <w:webHidden/>
              </w:rPr>
            </w:r>
            <w:r w:rsidR="000120C7">
              <w:rPr>
                <w:noProof/>
                <w:webHidden/>
              </w:rPr>
              <w:fldChar w:fldCharType="separate"/>
            </w:r>
            <w:r w:rsidR="000120C7">
              <w:rPr>
                <w:noProof/>
                <w:webHidden/>
              </w:rPr>
              <w:t>19</w:t>
            </w:r>
            <w:r w:rsidR="000120C7">
              <w:rPr>
                <w:noProof/>
                <w:webHidden/>
              </w:rPr>
              <w:fldChar w:fldCharType="end"/>
            </w:r>
          </w:hyperlink>
        </w:p>
        <w:p w14:paraId="4C7ECDFD" w14:textId="7D1573F3" w:rsidR="000120C7" w:rsidRDefault="00000000">
          <w:pPr>
            <w:pStyle w:val="TOC2"/>
            <w:tabs>
              <w:tab w:val="left" w:pos="880"/>
              <w:tab w:val="right" w:leader="dot" w:pos="9016"/>
            </w:tabs>
            <w:rPr>
              <w:rFonts w:asciiTheme="minorHAnsi" w:hAnsiTheme="minorHAnsi" w:cstheme="minorBidi"/>
              <w:noProof/>
              <w:color w:val="auto"/>
              <w:sz w:val="22"/>
              <w:lang w:val="en-CH"/>
            </w:rPr>
          </w:pPr>
          <w:hyperlink w:anchor="_Toc117270962" w:history="1">
            <w:r w:rsidR="000120C7" w:rsidRPr="006C2E63">
              <w:rPr>
                <w:rStyle w:val="Hyperlink"/>
                <w:noProof/>
              </w:rPr>
              <w:t>3.1</w:t>
            </w:r>
            <w:r w:rsidR="000120C7">
              <w:rPr>
                <w:rFonts w:asciiTheme="minorHAnsi" w:hAnsiTheme="minorHAnsi" w:cstheme="minorBidi"/>
                <w:noProof/>
                <w:color w:val="auto"/>
                <w:sz w:val="22"/>
                <w:lang w:val="en-CH"/>
              </w:rPr>
              <w:tab/>
            </w:r>
            <w:r w:rsidR="000120C7" w:rsidRPr="006C2E63">
              <w:rPr>
                <w:rStyle w:val="Hyperlink"/>
                <w:noProof/>
              </w:rPr>
              <w:t>Problem formulation</w:t>
            </w:r>
            <w:r w:rsidR="000120C7">
              <w:rPr>
                <w:noProof/>
                <w:webHidden/>
              </w:rPr>
              <w:tab/>
            </w:r>
            <w:r w:rsidR="000120C7">
              <w:rPr>
                <w:noProof/>
                <w:webHidden/>
              </w:rPr>
              <w:fldChar w:fldCharType="begin"/>
            </w:r>
            <w:r w:rsidR="000120C7">
              <w:rPr>
                <w:noProof/>
                <w:webHidden/>
              </w:rPr>
              <w:instrText xml:space="preserve"> PAGEREF _Toc117270962 \h </w:instrText>
            </w:r>
            <w:r w:rsidR="000120C7">
              <w:rPr>
                <w:noProof/>
                <w:webHidden/>
              </w:rPr>
            </w:r>
            <w:r w:rsidR="000120C7">
              <w:rPr>
                <w:noProof/>
                <w:webHidden/>
              </w:rPr>
              <w:fldChar w:fldCharType="separate"/>
            </w:r>
            <w:r w:rsidR="000120C7">
              <w:rPr>
                <w:noProof/>
                <w:webHidden/>
              </w:rPr>
              <w:t>19</w:t>
            </w:r>
            <w:r w:rsidR="000120C7">
              <w:rPr>
                <w:noProof/>
                <w:webHidden/>
              </w:rPr>
              <w:fldChar w:fldCharType="end"/>
            </w:r>
          </w:hyperlink>
        </w:p>
        <w:p w14:paraId="37B1448B" w14:textId="04789FEE" w:rsidR="000120C7" w:rsidRDefault="00000000">
          <w:pPr>
            <w:pStyle w:val="TOC2"/>
            <w:tabs>
              <w:tab w:val="left" w:pos="880"/>
              <w:tab w:val="right" w:leader="dot" w:pos="9016"/>
            </w:tabs>
            <w:rPr>
              <w:rFonts w:asciiTheme="minorHAnsi" w:hAnsiTheme="minorHAnsi" w:cstheme="minorBidi"/>
              <w:noProof/>
              <w:color w:val="auto"/>
              <w:sz w:val="22"/>
              <w:lang w:val="en-CH"/>
            </w:rPr>
          </w:pPr>
          <w:hyperlink w:anchor="_Toc117270963" w:history="1">
            <w:r w:rsidR="000120C7" w:rsidRPr="006C2E63">
              <w:rPr>
                <w:rStyle w:val="Hyperlink"/>
                <w:noProof/>
              </w:rPr>
              <w:t>3.2</w:t>
            </w:r>
            <w:r w:rsidR="000120C7">
              <w:rPr>
                <w:rFonts w:asciiTheme="minorHAnsi" w:hAnsiTheme="minorHAnsi" w:cstheme="minorBidi"/>
                <w:noProof/>
                <w:color w:val="auto"/>
                <w:sz w:val="22"/>
                <w:lang w:val="en-CH"/>
              </w:rPr>
              <w:tab/>
            </w:r>
            <w:r w:rsidR="000120C7" w:rsidRPr="006C2E63">
              <w:rPr>
                <w:rStyle w:val="Hyperlink"/>
                <w:noProof/>
              </w:rPr>
              <w:t>Current implementation</w:t>
            </w:r>
            <w:r w:rsidR="000120C7">
              <w:rPr>
                <w:noProof/>
                <w:webHidden/>
              </w:rPr>
              <w:tab/>
            </w:r>
            <w:r w:rsidR="000120C7">
              <w:rPr>
                <w:noProof/>
                <w:webHidden/>
              </w:rPr>
              <w:fldChar w:fldCharType="begin"/>
            </w:r>
            <w:r w:rsidR="000120C7">
              <w:rPr>
                <w:noProof/>
                <w:webHidden/>
              </w:rPr>
              <w:instrText xml:space="preserve"> PAGEREF _Toc117270963 \h </w:instrText>
            </w:r>
            <w:r w:rsidR="000120C7">
              <w:rPr>
                <w:noProof/>
                <w:webHidden/>
              </w:rPr>
            </w:r>
            <w:r w:rsidR="000120C7">
              <w:rPr>
                <w:noProof/>
                <w:webHidden/>
              </w:rPr>
              <w:fldChar w:fldCharType="separate"/>
            </w:r>
            <w:r w:rsidR="000120C7">
              <w:rPr>
                <w:noProof/>
                <w:webHidden/>
              </w:rPr>
              <w:t>20</w:t>
            </w:r>
            <w:r w:rsidR="000120C7">
              <w:rPr>
                <w:noProof/>
                <w:webHidden/>
              </w:rPr>
              <w:fldChar w:fldCharType="end"/>
            </w:r>
          </w:hyperlink>
        </w:p>
        <w:p w14:paraId="269F55F9" w14:textId="6BCF3011" w:rsidR="000120C7" w:rsidRDefault="00000000">
          <w:pPr>
            <w:pStyle w:val="TOC1"/>
            <w:tabs>
              <w:tab w:val="left" w:pos="440"/>
              <w:tab w:val="right" w:leader="dot" w:pos="9016"/>
            </w:tabs>
            <w:rPr>
              <w:rFonts w:asciiTheme="minorHAnsi" w:hAnsiTheme="minorHAnsi" w:cstheme="minorBidi"/>
              <w:noProof/>
              <w:color w:val="auto"/>
              <w:sz w:val="22"/>
              <w:lang w:val="en-CH"/>
            </w:rPr>
          </w:pPr>
          <w:hyperlink w:anchor="_Toc117270964" w:history="1">
            <w:r w:rsidR="000120C7" w:rsidRPr="006C2E63">
              <w:rPr>
                <w:rStyle w:val="Hyperlink"/>
                <w:noProof/>
              </w:rPr>
              <w:t>4</w:t>
            </w:r>
            <w:r w:rsidR="000120C7">
              <w:rPr>
                <w:rFonts w:asciiTheme="minorHAnsi" w:hAnsiTheme="minorHAnsi" w:cstheme="minorBidi"/>
                <w:noProof/>
                <w:color w:val="auto"/>
                <w:sz w:val="22"/>
                <w:lang w:val="en-CH"/>
              </w:rPr>
              <w:tab/>
            </w:r>
            <w:r w:rsidR="000120C7" w:rsidRPr="006C2E63">
              <w:rPr>
                <w:rStyle w:val="Hyperlink"/>
                <w:noProof/>
              </w:rPr>
              <w:t>Results</w:t>
            </w:r>
            <w:r w:rsidR="000120C7">
              <w:rPr>
                <w:noProof/>
                <w:webHidden/>
              </w:rPr>
              <w:tab/>
            </w:r>
            <w:r w:rsidR="000120C7">
              <w:rPr>
                <w:noProof/>
                <w:webHidden/>
              </w:rPr>
              <w:fldChar w:fldCharType="begin"/>
            </w:r>
            <w:r w:rsidR="000120C7">
              <w:rPr>
                <w:noProof/>
                <w:webHidden/>
              </w:rPr>
              <w:instrText xml:space="preserve"> PAGEREF _Toc117270964 \h </w:instrText>
            </w:r>
            <w:r w:rsidR="000120C7">
              <w:rPr>
                <w:noProof/>
                <w:webHidden/>
              </w:rPr>
            </w:r>
            <w:r w:rsidR="000120C7">
              <w:rPr>
                <w:noProof/>
                <w:webHidden/>
              </w:rPr>
              <w:fldChar w:fldCharType="separate"/>
            </w:r>
            <w:r w:rsidR="000120C7">
              <w:rPr>
                <w:noProof/>
                <w:webHidden/>
              </w:rPr>
              <w:t>21</w:t>
            </w:r>
            <w:r w:rsidR="000120C7">
              <w:rPr>
                <w:noProof/>
                <w:webHidden/>
              </w:rPr>
              <w:fldChar w:fldCharType="end"/>
            </w:r>
          </w:hyperlink>
        </w:p>
        <w:p w14:paraId="49B20441" w14:textId="4A548F35" w:rsidR="000120C7" w:rsidRDefault="00000000">
          <w:pPr>
            <w:pStyle w:val="TOC2"/>
            <w:tabs>
              <w:tab w:val="left" w:pos="880"/>
              <w:tab w:val="right" w:leader="dot" w:pos="9016"/>
            </w:tabs>
            <w:rPr>
              <w:rFonts w:asciiTheme="minorHAnsi" w:hAnsiTheme="minorHAnsi" w:cstheme="minorBidi"/>
              <w:noProof/>
              <w:color w:val="auto"/>
              <w:sz w:val="22"/>
              <w:lang w:val="en-CH"/>
            </w:rPr>
          </w:pPr>
          <w:hyperlink w:anchor="_Toc117270965" w:history="1">
            <w:r w:rsidR="000120C7" w:rsidRPr="006C2E63">
              <w:rPr>
                <w:rStyle w:val="Hyperlink"/>
                <w:noProof/>
              </w:rPr>
              <w:t>4.1</w:t>
            </w:r>
            <w:r w:rsidR="000120C7">
              <w:rPr>
                <w:rFonts w:asciiTheme="minorHAnsi" w:hAnsiTheme="minorHAnsi" w:cstheme="minorBidi"/>
                <w:noProof/>
                <w:color w:val="auto"/>
                <w:sz w:val="22"/>
                <w:lang w:val="en-CH"/>
              </w:rPr>
              <w:tab/>
            </w:r>
            <w:r w:rsidR="000120C7" w:rsidRPr="006C2E63">
              <w:rPr>
                <w:rStyle w:val="Hyperlink"/>
                <w:noProof/>
              </w:rPr>
              <w:t>Capital expenditure</w:t>
            </w:r>
            <w:r w:rsidR="000120C7">
              <w:rPr>
                <w:noProof/>
                <w:webHidden/>
              </w:rPr>
              <w:tab/>
            </w:r>
            <w:r w:rsidR="000120C7">
              <w:rPr>
                <w:noProof/>
                <w:webHidden/>
              </w:rPr>
              <w:fldChar w:fldCharType="begin"/>
            </w:r>
            <w:r w:rsidR="000120C7">
              <w:rPr>
                <w:noProof/>
                <w:webHidden/>
              </w:rPr>
              <w:instrText xml:space="preserve"> PAGEREF _Toc117270965 \h </w:instrText>
            </w:r>
            <w:r w:rsidR="000120C7">
              <w:rPr>
                <w:noProof/>
                <w:webHidden/>
              </w:rPr>
            </w:r>
            <w:r w:rsidR="000120C7">
              <w:rPr>
                <w:noProof/>
                <w:webHidden/>
              </w:rPr>
              <w:fldChar w:fldCharType="separate"/>
            </w:r>
            <w:r w:rsidR="000120C7">
              <w:rPr>
                <w:noProof/>
                <w:webHidden/>
              </w:rPr>
              <w:t>21</w:t>
            </w:r>
            <w:r w:rsidR="000120C7">
              <w:rPr>
                <w:noProof/>
                <w:webHidden/>
              </w:rPr>
              <w:fldChar w:fldCharType="end"/>
            </w:r>
          </w:hyperlink>
        </w:p>
        <w:p w14:paraId="4D5A0070" w14:textId="36A8F1FF" w:rsidR="000120C7" w:rsidRDefault="00000000">
          <w:pPr>
            <w:pStyle w:val="TOC2"/>
            <w:tabs>
              <w:tab w:val="left" w:pos="880"/>
              <w:tab w:val="right" w:leader="dot" w:pos="9016"/>
            </w:tabs>
            <w:rPr>
              <w:rFonts w:asciiTheme="minorHAnsi" w:hAnsiTheme="minorHAnsi" w:cstheme="minorBidi"/>
              <w:noProof/>
              <w:color w:val="auto"/>
              <w:sz w:val="22"/>
              <w:lang w:val="en-CH"/>
            </w:rPr>
          </w:pPr>
          <w:hyperlink w:anchor="_Toc117270966" w:history="1">
            <w:r w:rsidR="000120C7" w:rsidRPr="006C2E63">
              <w:rPr>
                <w:rStyle w:val="Hyperlink"/>
                <w:noProof/>
              </w:rPr>
              <w:t>4.2</w:t>
            </w:r>
            <w:r w:rsidR="000120C7">
              <w:rPr>
                <w:rFonts w:asciiTheme="minorHAnsi" w:hAnsiTheme="minorHAnsi" w:cstheme="minorBidi"/>
                <w:noProof/>
                <w:color w:val="auto"/>
                <w:sz w:val="22"/>
                <w:lang w:val="en-CH"/>
              </w:rPr>
              <w:tab/>
            </w:r>
            <w:r w:rsidR="000120C7" w:rsidRPr="006C2E63">
              <w:rPr>
                <w:rStyle w:val="Hyperlink"/>
                <w:noProof/>
              </w:rPr>
              <w:t>Operational planning</w:t>
            </w:r>
            <w:r w:rsidR="000120C7">
              <w:rPr>
                <w:noProof/>
                <w:webHidden/>
              </w:rPr>
              <w:tab/>
            </w:r>
            <w:r w:rsidR="000120C7">
              <w:rPr>
                <w:noProof/>
                <w:webHidden/>
              </w:rPr>
              <w:fldChar w:fldCharType="begin"/>
            </w:r>
            <w:r w:rsidR="000120C7">
              <w:rPr>
                <w:noProof/>
                <w:webHidden/>
              </w:rPr>
              <w:instrText xml:space="preserve"> PAGEREF _Toc117270966 \h </w:instrText>
            </w:r>
            <w:r w:rsidR="000120C7">
              <w:rPr>
                <w:noProof/>
                <w:webHidden/>
              </w:rPr>
            </w:r>
            <w:r w:rsidR="000120C7">
              <w:rPr>
                <w:noProof/>
                <w:webHidden/>
              </w:rPr>
              <w:fldChar w:fldCharType="separate"/>
            </w:r>
            <w:r w:rsidR="000120C7">
              <w:rPr>
                <w:noProof/>
                <w:webHidden/>
              </w:rPr>
              <w:t>21</w:t>
            </w:r>
            <w:r w:rsidR="000120C7">
              <w:rPr>
                <w:noProof/>
                <w:webHidden/>
              </w:rPr>
              <w:fldChar w:fldCharType="end"/>
            </w:r>
          </w:hyperlink>
        </w:p>
        <w:p w14:paraId="10CFA5D4" w14:textId="7042A8D0" w:rsidR="000120C7" w:rsidRDefault="00000000">
          <w:pPr>
            <w:pStyle w:val="TOC1"/>
            <w:tabs>
              <w:tab w:val="left" w:pos="440"/>
              <w:tab w:val="right" w:leader="dot" w:pos="9016"/>
            </w:tabs>
            <w:rPr>
              <w:rFonts w:asciiTheme="minorHAnsi" w:hAnsiTheme="minorHAnsi" w:cstheme="minorBidi"/>
              <w:noProof/>
              <w:color w:val="auto"/>
              <w:sz w:val="22"/>
              <w:lang w:val="en-CH"/>
            </w:rPr>
          </w:pPr>
          <w:hyperlink w:anchor="_Toc117270967" w:history="1">
            <w:r w:rsidR="000120C7" w:rsidRPr="006C2E63">
              <w:rPr>
                <w:rStyle w:val="Hyperlink"/>
                <w:noProof/>
              </w:rPr>
              <w:t>5</w:t>
            </w:r>
            <w:r w:rsidR="000120C7">
              <w:rPr>
                <w:rFonts w:asciiTheme="minorHAnsi" w:hAnsiTheme="minorHAnsi" w:cstheme="minorBidi"/>
                <w:noProof/>
                <w:color w:val="auto"/>
                <w:sz w:val="22"/>
                <w:lang w:val="en-CH"/>
              </w:rPr>
              <w:tab/>
            </w:r>
            <w:r w:rsidR="000120C7" w:rsidRPr="006C2E63">
              <w:rPr>
                <w:rStyle w:val="Hyperlink"/>
                <w:noProof/>
              </w:rPr>
              <w:t>Recommendations for future work</w:t>
            </w:r>
            <w:r w:rsidR="000120C7">
              <w:rPr>
                <w:noProof/>
                <w:webHidden/>
              </w:rPr>
              <w:tab/>
            </w:r>
            <w:r w:rsidR="000120C7">
              <w:rPr>
                <w:noProof/>
                <w:webHidden/>
              </w:rPr>
              <w:fldChar w:fldCharType="begin"/>
            </w:r>
            <w:r w:rsidR="000120C7">
              <w:rPr>
                <w:noProof/>
                <w:webHidden/>
              </w:rPr>
              <w:instrText xml:space="preserve"> PAGEREF _Toc117270967 \h </w:instrText>
            </w:r>
            <w:r w:rsidR="000120C7">
              <w:rPr>
                <w:noProof/>
                <w:webHidden/>
              </w:rPr>
            </w:r>
            <w:r w:rsidR="000120C7">
              <w:rPr>
                <w:noProof/>
                <w:webHidden/>
              </w:rPr>
              <w:fldChar w:fldCharType="separate"/>
            </w:r>
            <w:r w:rsidR="000120C7">
              <w:rPr>
                <w:noProof/>
                <w:webHidden/>
              </w:rPr>
              <w:t>21</w:t>
            </w:r>
            <w:r w:rsidR="000120C7">
              <w:rPr>
                <w:noProof/>
                <w:webHidden/>
              </w:rPr>
              <w:fldChar w:fldCharType="end"/>
            </w:r>
          </w:hyperlink>
        </w:p>
        <w:p w14:paraId="09196107" w14:textId="613CF981" w:rsidR="000120C7" w:rsidRDefault="00000000">
          <w:pPr>
            <w:pStyle w:val="TOC2"/>
            <w:tabs>
              <w:tab w:val="left" w:pos="880"/>
              <w:tab w:val="right" w:leader="dot" w:pos="9016"/>
            </w:tabs>
            <w:rPr>
              <w:rFonts w:asciiTheme="minorHAnsi" w:hAnsiTheme="minorHAnsi" w:cstheme="minorBidi"/>
              <w:noProof/>
              <w:color w:val="auto"/>
              <w:sz w:val="22"/>
              <w:lang w:val="en-CH"/>
            </w:rPr>
          </w:pPr>
          <w:hyperlink w:anchor="_Toc117270968" w:history="1">
            <w:r w:rsidR="000120C7" w:rsidRPr="006C2E63">
              <w:rPr>
                <w:rStyle w:val="Hyperlink"/>
                <w:noProof/>
              </w:rPr>
              <w:t>5.1</w:t>
            </w:r>
            <w:r w:rsidR="000120C7">
              <w:rPr>
                <w:rFonts w:asciiTheme="minorHAnsi" w:hAnsiTheme="minorHAnsi" w:cstheme="minorBidi"/>
                <w:noProof/>
                <w:color w:val="auto"/>
                <w:sz w:val="22"/>
                <w:lang w:val="en-CH"/>
              </w:rPr>
              <w:tab/>
            </w:r>
            <w:r w:rsidR="000120C7" w:rsidRPr="006C2E63">
              <w:rPr>
                <w:rStyle w:val="Hyperlink"/>
                <w:noProof/>
              </w:rPr>
              <w:t>Skip-level data</w:t>
            </w:r>
            <w:r w:rsidR="000120C7">
              <w:rPr>
                <w:noProof/>
                <w:webHidden/>
              </w:rPr>
              <w:tab/>
            </w:r>
            <w:r w:rsidR="000120C7">
              <w:rPr>
                <w:noProof/>
                <w:webHidden/>
              </w:rPr>
              <w:fldChar w:fldCharType="begin"/>
            </w:r>
            <w:r w:rsidR="000120C7">
              <w:rPr>
                <w:noProof/>
                <w:webHidden/>
              </w:rPr>
              <w:instrText xml:space="preserve"> PAGEREF _Toc117270968 \h </w:instrText>
            </w:r>
            <w:r w:rsidR="000120C7">
              <w:rPr>
                <w:noProof/>
                <w:webHidden/>
              </w:rPr>
            </w:r>
            <w:r w:rsidR="000120C7">
              <w:rPr>
                <w:noProof/>
                <w:webHidden/>
              </w:rPr>
              <w:fldChar w:fldCharType="separate"/>
            </w:r>
            <w:r w:rsidR="000120C7">
              <w:rPr>
                <w:noProof/>
                <w:webHidden/>
              </w:rPr>
              <w:t>21</w:t>
            </w:r>
            <w:r w:rsidR="000120C7">
              <w:rPr>
                <w:noProof/>
                <w:webHidden/>
              </w:rPr>
              <w:fldChar w:fldCharType="end"/>
            </w:r>
          </w:hyperlink>
        </w:p>
        <w:p w14:paraId="2DAC070F" w14:textId="4C06BF84" w:rsidR="000120C7" w:rsidRDefault="00000000">
          <w:pPr>
            <w:pStyle w:val="TOC2"/>
            <w:tabs>
              <w:tab w:val="left" w:pos="880"/>
              <w:tab w:val="right" w:leader="dot" w:pos="9016"/>
            </w:tabs>
            <w:rPr>
              <w:rFonts w:asciiTheme="minorHAnsi" w:hAnsiTheme="minorHAnsi" w:cstheme="minorBidi"/>
              <w:noProof/>
              <w:color w:val="auto"/>
              <w:sz w:val="22"/>
              <w:lang w:val="en-CH"/>
            </w:rPr>
          </w:pPr>
          <w:hyperlink w:anchor="_Toc117270969" w:history="1">
            <w:r w:rsidR="000120C7" w:rsidRPr="006C2E63">
              <w:rPr>
                <w:rStyle w:val="Hyperlink"/>
                <w:noProof/>
              </w:rPr>
              <w:t>5.2</w:t>
            </w:r>
            <w:r w:rsidR="000120C7">
              <w:rPr>
                <w:rFonts w:asciiTheme="minorHAnsi" w:hAnsiTheme="minorHAnsi" w:cstheme="minorBidi"/>
                <w:noProof/>
                <w:color w:val="auto"/>
                <w:sz w:val="22"/>
                <w:lang w:val="en-CH"/>
              </w:rPr>
              <w:tab/>
            </w:r>
            <w:r w:rsidR="000120C7" w:rsidRPr="006C2E63">
              <w:rPr>
                <w:rStyle w:val="Hyperlink"/>
                <w:noProof/>
              </w:rPr>
              <w:t>Current organizational and operational state</w:t>
            </w:r>
            <w:r w:rsidR="000120C7">
              <w:rPr>
                <w:noProof/>
                <w:webHidden/>
              </w:rPr>
              <w:tab/>
            </w:r>
            <w:r w:rsidR="000120C7">
              <w:rPr>
                <w:noProof/>
                <w:webHidden/>
              </w:rPr>
              <w:fldChar w:fldCharType="begin"/>
            </w:r>
            <w:r w:rsidR="000120C7">
              <w:rPr>
                <w:noProof/>
                <w:webHidden/>
              </w:rPr>
              <w:instrText xml:space="preserve"> PAGEREF _Toc117270969 \h </w:instrText>
            </w:r>
            <w:r w:rsidR="000120C7">
              <w:rPr>
                <w:noProof/>
                <w:webHidden/>
              </w:rPr>
            </w:r>
            <w:r w:rsidR="000120C7">
              <w:rPr>
                <w:noProof/>
                <w:webHidden/>
              </w:rPr>
              <w:fldChar w:fldCharType="separate"/>
            </w:r>
            <w:r w:rsidR="000120C7">
              <w:rPr>
                <w:noProof/>
                <w:webHidden/>
              </w:rPr>
              <w:t>21</w:t>
            </w:r>
            <w:r w:rsidR="000120C7">
              <w:rPr>
                <w:noProof/>
                <w:webHidden/>
              </w:rPr>
              <w:fldChar w:fldCharType="end"/>
            </w:r>
          </w:hyperlink>
        </w:p>
        <w:p w14:paraId="3B97A929" w14:textId="646EBD59" w:rsidR="000120C7" w:rsidRDefault="00000000">
          <w:pPr>
            <w:pStyle w:val="TOC1"/>
            <w:tabs>
              <w:tab w:val="left" w:pos="440"/>
              <w:tab w:val="right" w:leader="dot" w:pos="9016"/>
            </w:tabs>
            <w:rPr>
              <w:rFonts w:asciiTheme="minorHAnsi" w:hAnsiTheme="minorHAnsi" w:cstheme="minorBidi"/>
              <w:noProof/>
              <w:color w:val="auto"/>
              <w:sz w:val="22"/>
              <w:lang w:val="en-CH"/>
            </w:rPr>
          </w:pPr>
          <w:hyperlink w:anchor="_Toc117270970" w:history="1">
            <w:r w:rsidR="000120C7" w:rsidRPr="006C2E63">
              <w:rPr>
                <w:rStyle w:val="Hyperlink"/>
                <w:noProof/>
              </w:rPr>
              <w:t>6</w:t>
            </w:r>
            <w:r w:rsidR="000120C7">
              <w:rPr>
                <w:rFonts w:asciiTheme="minorHAnsi" w:hAnsiTheme="minorHAnsi" w:cstheme="minorBidi"/>
                <w:noProof/>
                <w:color w:val="auto"/>
                <w:sz w:val="22"/>
                <w:lang w:val="en-CH"/>
              </w:rPr>
              <w:tab/>
            </w:r>
            <w:r w:rsidR="000120C7" w:rsidRPr="006C2E63">
              <w:rPr>
                <w:rStyle w:val="Hyperlink"/>
                <w:noProof/>
              </w:rPr>
              <w:t>References</w:t>
            </w:r>
            <w:r w:rsidR="000120C7">
              <w:rPr>
                <w:noProof/>
                <w:webHidden/>
              </w:rPr>
              <w:tab/>
            </w:r>
            <w:r w:rsidR="000120C7">
              <w:rPr>
                <w:noProof/>
                <w:webHidden/>
              </w:rPr>
              <w:fldChar w:fldCharType="begin"/>
            </w:r>
            <w:r w:rsidR="000120C7">
              <w:rPr>
                <w:noProof/>
                <w:webHidden/>
              </w:rPr>
              <w:instrText xml:space="preserve"> PAGEREF _Toc117270970 \h </w:instrText>
            </w:r>
            <w:r w:rsidR="000120C7">
              <w:rPr>
                <w:noProof/>
                <w:webHidden/>
              </w:rPr>
            </w:r>
            <w:r w:rsidR="000120C7">
              <w:rPr>
                <w:noProof/>
                <w:webHidden/>
              </w:rPr>
              <w:fldChar w:fldCharType="separate"/>
            </w:r>
            <w:r w:rsidR="000120C7">
              <w:rPr>
                <w:noProof/>
                <w:webHidden/>
              </w:rPr>
              <w:t>22</w:t>
            </w:r>
            <w:r w:rsidR="000120C7">
              <w:rPr>
                <w:noProof/>
                <w:webHidden/>
              </w:rPr>
              <w:fldChar w:fldCharType="end"/>
            </w:r>
          </w:hyperlink>
        </w:p>
        <w:p w14:paraId="17A78F4D" w14:textId="0762F87F" w:rsidR="000120C7" w:rsidRDefault="000120C7">
          <w:r>
            <w:rPr>
              <w:b/>
              <w:bCs/>
              <w:noProof/>
            </w:rPr>
            <w:fldChar w:fldCharType="end"/>
          </w:r>
        </w:p>
      </w:sdtContent>
    </w:sdt>
    <w:p w14:paraId="47CF8701" w14:textId="2E0D9FB4" w:rsidR="00A01443" w:rsidRDefault="00A01443">
      <w:pPr>
        <w:rPr>
          <w:rFonts w:ascii="Calibri" w:eastAsia="Calibri" w:hAnsi="Calibri" w:cs="Calibri"/>
          <w:color w:val="2F5496"/>
          <w:sz w:val="32"/>
          <w:szCs w:val="32"/>
        </w:rPr>
      </w:pPr>
    </w:p>
    <w:p w14:paraId="36ACCCDF" w14:textId="77777777" w:rsidR="00485076" w:rsidRDefault="00485076">
      <w:pPr>
        <w:rPr>
          <w:rFonts w:ascii="Times New Roman" w:eastAsiaTheme="majorEastAsia" w:hAnsi="Times New Roman" w:cstheme="majorBidi"/>
          <w:b/>
          <w:color w:val="000000" w:themeColor="text1"/>
          <w:sz w:val="32"/>
          <w:szCs w:val="32"/>
        </w:rPr>
      </w:pPr>
      <w:r>
        <w:br w:type="page"/>
      </w:r>
    </w:p>
    <w:p w14:paraId="16F6C276" w14:textId="36C55509" w:rsidR="00A01443" w:rsidRDefault="00A96E4C" w:rsidP="00A25E24">
      <w:pPr>
        <w:pStyle w:val="Heading1"/>
      </w:pPr>
      <w:bookmarkStart w:id="1" w:name="_Toc117270951"/>
      <w:r w:rsidRPr="00981814">
        <w:lastRenderedPageBreak/>
        <w:t>Introduction</w:t>
      </w:r>
      <w:bookmarkEnd w:id="1"/>
    </w:p>
    <w:p w14:paraId="2FA4B55C" w14:textId="77777777" w:rsidR="00C3461D" w:rsidRPr="00C3461D" w:rsidRDefault="00C3461D" w:rsidP="00C3461D">
      <w:pPr>
        <w:rPr>
          <w:rFonts w:ascii="Times New Roman" w:eastAsiaTheme="majorEastAsia" w:hAnsi="Times New Roman" w:cstheme="majorBidi"/>
          <w:b/>
          <w:color w:val="000000" w:themeColor="text1"/>
          <w:sz w:val="28"/>
          <w:szCs w:val="26"/>
        </w:rPr>
      </w:pPr>
      <w:r w:rsidRPr="00C3461D">
        <w:t>The project seeks to minimize the costs of operation of the municipal solid waste management service in Blantyre Malawi, while limiting overflowing of the communal skips.</w:t>
      </w:r>
    </w:p>
    <w:p w14:paraId="6B4EA623" w14:textId="18F1562A" w:rsidR="00A01443" w:rsidRDefault="00A96E4C" w:rsidP="00981814">
      <w:pPr>
        <w:pStyle w:val="Heading2"/>
      </w:pPr>
      <w:bookmarkStart w:id="2" w:name="_Toc117270952"/>
      <w:r w:rsidRPr="00981814">
        <w:t>Background</w:t>
      </w:r>
      <w:r>
        <w:t xml:space="preserve"> topic 1 (Solid Waste Management)</w:t>
      </w:r>
      <w:bookmarkEnd w:id="2"/>
    </w:p>
    <w:p w14:paraId="4FEE7527" w14:textId="55751AC2" w:rsidR="00A01443" w:rsidRDefault="00A96E4C" w:rsidP="00981814">
      <w:pPr>
        <w:pStyle w:val="Heading2"/>
      </w:pPr>
      <w:bookmarkStart w:id="3" w:name="_Toc117270953"/>
      <w:r>
        <w:t>Background topic 2 (SWM in Africa)</w:t>
      </w:r>
      <w:bookmarkEnd w:id="3"/>
    </w:p>
    <w:p w14:paraId="0A1145D1" w14:textId="22963881" w:rsidR="00A01443" w:rsidRDefault="00A96E4C">
      <w:pPr>
        <w:ind w:left="578"/>
      </w:pPr>
      <w:r>
        <w:t xml:space="preserve">Maybe now you dive into the global differences in collection </w:t>
      </w:r>
    </w:p>
    <w:p w14:paraId="09A7C78C" w14:textId="040F8DBA" w:rsidR="00485076" w:rsidRDefault="00A96E4C" w:rsidP="00981814">
      <w:pPr>
        <w:pStyle w:val="Heading2"/>
      </w:pPr>
      <w:bookmarkStart w:id="4" w:name="_Toc117270954"/>
      <w:commentRangeStart w:id="5"/>
      <w:r>
        <w:t>Justification</w:t>
      </w:r>
      <w:commentRangeEnd w:id="5"/>
      <w:r w:rsidR="00E320B3">
        <w:rPr>
          <w:rStyle w:val="CommentReference"/>
          <w:rFonts w:ascii="Times" w:eastAsia="Times" w:hAnsi="Times" w:cstheme="minorBidi"/>
          <w:b w:val="0"/>
          <w:color w:val="auto"/>
        </w:rPr>
        <w:commentReference w:id="5"/>
      </w:r>
      <w:r>
        <w:t xml:space="preserve"> and </w:t>
      </w:r>
      <w:commentRangeStart w:id="6"/>
      <w:r>
        <w:t>Research Questions</w:t>
      </w:r>
      <w:bookmarkEnd w:id="4"/>
      <w:commentRangeEnd w:id="6"/>
      <w:r w:rsidR="00E320B3">
        <w:rPr>
          <w:rStyle w:val="CommentReference"/>
          <w:rFonts w:ascii="Times" w:eastAsia="Times" w:hAnsi="Times" w:cstheme="minorBidi"/>
          <w:b w:val="0"/>
          <w:color w:val="auto"/>
        </w:rPr>
        <w:commentReference w:id="6"/>
      </w:r>
    </w:p>
    <w:p w14:paraId="64F4D58D" w14:textId="79EE3A98" w:rsidR="00C3461D" w:rsidRDefault="00C3461D" w:rsidP="00C3461D">
      <w:pPr>
        <w:pStyle w:val="ListParagraph"/>
        <w:numPr>
          <w:ilvl w:val="0"/>
          <w:numId w:val="5"/>
        </w:numPr>
      </w:pPr>
      <w:r>
        <w:t xml:space="preserve">How can we model with limited </w:t>
      </w:r>
      <w:r w:rsidR="009E793C">
        <w:t>data?</w:t>
      </w:r>
    </w:p>
    <w:p w14:paraId="673B1C6A" w14:textId="2CE0A42D" w:rsidR="00C3461D" w:rsidRDefault="00C3461D" w:rsidP="00C3461D">
      <w:pPr>
        <w:pStyle w:val="ListParagraph"/>
        <w:numPr>
          <w:ilvl w:val="0"/>
          <w:numId w:val="5"/>
        </w:numPr>
      </w:pPr>
      <w:r>
        <w:t>How many trucks are needed to service all the skips? What would be the mileage and cost of servicing all skips without overflow?</w:t>
      </w:r>
    </w:p>
    <w:p w14:paraId="410715C9" w14:textId="6C3B4385" w:rsidR="00C3461D" w:rsidRPr="00C3461D" w:rsidRDefault="00C3461D" w:rsidP="00C3461D">
      <w:pPr>
        <w:pStyle w:val="ListParagraph"/>
        <w:numPr>
          <w:ilvl w:val="0"/>
          <w:numId w:val="5"/>
        </w:numPr>
      </w:pPr>
      <w:r>
        <w:t>What would be the optimal routing schedule?</w:t>
      </w:r>
    </w:p>
    <w:p w14:paraId="0FDF9510" w14:textId="77777777" w:rsidR="00E069DB" w:rsidRDefault="00E069DB">
      <w:pPr>
        <w:rPr>
          <w:rFonts w:ascii="Times New Roman" w:eastAsiaTheme="majorEastAsia" w:hAnsi="Times New Roman" w:cstheme="majorBidi"/>
          <w:b/>
          <w:color w:val="000000" w:themeColor="text1"/>
          <w:sz w:val="32"/>
          <w:szCs w:val="32"/>
        </w:rPr>
      </w:pPr>
      <w:r>
        <w:br w:type="page"/>
      </w:r>
    </w:p>
    <w:p w14:paraId="03D71D4A" w14:textId="5E0B0DF8" w:rsidR="00B3170C" w:rsidRDefault="00885478" w:rsidP="00981814">
      <w:pPr>
        <w:pStyle w:val="Heading1"/>
      </w:pPr>
      <w:bookmarkStart w:id="7" w:name="_Toc117270955"/>
      <w:commentRangeStart w:id="8"/>
      <w:r>
        <w:lastRenderedPageBreak/>
        <w:t>Data analysis</w:t>
      </w:r>
      <w:bookmarkEnd w:id="7"/>
      <w:commentRangeEnd w:id="8"/>
      <w:r w:rsidR="00E320B3">
        <w:rPr>
          <w:rStyle w:val="CommentReference"/>
          <w:rFonts w:ascii="Times" w:eastAsia="Times" w:hAnsi="Times" w:cstheme="minorBidi"/>
          <w:b w:val="0"/>
          <w:color w:val="auto"/>
        </w:rPr>
        <w:commentReference w:id="8"/>
      </w:r>
    </w:p>
    <w:p w14:paraId="335D690B" w14:textId="77777777" w:rsidR="000103FA" w:rsidRDefault="000C4C38" w:rsidP="002143A8">
      <w:pPr>
        <w:rPr>
          <w:ins w:id="9" w:author="Tilley  Elizabeth" w:date="2022-10-24T15:28:00Z"/>
        </w:rPr>
      </w:pPr>
      <w:del w:id="10" w:author="Tilley  Elizabeth" w:date="2022-10-24T15:27:00Z">
        <w:r w:rsidRPr="000C4C38" w:rsidDel="00E320B3">
          <w:delText xml:space="preserve">In order to formulate feasible and pertinent recommendations, parameters reflecting the situation need to be calculated. </w:delText>
        </w:r>
      </w:del>
      <w:ins w:id="11" w:author="Tilley  Elizabeth" w:date="2022-10-24T15:27:00Z">
        <w:r w:rsidR="000103FA">
          <w:t>These data were collected</w:t>
        </w:r>
      </w:ins>
      <w:ins w:id="12" w:author="Tilley  Elizabeth" w:date="2022-10-24T15:28:00Z">
        <w:r w:rsidR="000103FA">
          <w:t xml:space="preserve"> in Blantyre, </w:t>
        </w:r>
        <w:proofErr w:type="spellStart"/>
        <w:r w:rsidR="000103FA">
          <w:t>Malawi…</w:t>
        </w:r>
      </w:ins>
    </w:p>
    <w:p w14:paraId="063A2744" w14:textId="77777777" w:rsidR="000103FA" w:rsidRDefault="000103FA" w:rsidP="002143A8">
      <w:pPr>
        <w:rPr>
          <w:ins w:id="13" w:author="Tilley  Elizabeth" w:date="2022-10-24T15:28:00Z"/>
        </w:rPr>
      </w:pPr>
      <w:proofErr w:type="spellEnd"/>
      <w:ins w:id="14" w:author="Tilley  Elizabeth" w:date="2022-10-24T15:28:00Z">
        <w:r>
          <w:t xml:space="preserve">There are 2 main types of data: </w:t>
        </w:r>
      </w:ins>
    </w:p>
    <w:p w14:paraId="170A4611" w14:textId="77777777" w:rsidR="000103FA" w:rsidRDefault="000C4C38" w:rsidP="000103FA">
      <w:pPr>
        <w:pStyle w:val="ListParagraph"/>
        <w:numPr>
          <w:ilvl w:val="0"/>
          <w:numId w:val="13"/>
        </w:numPr>
        <w:rPr>
          <w:ins w:id="15" w:author="Tilley  Elizabeth" w:date="2022-10-24T15:28:00Z"/>
        </w:rPr>
      </w:pPr>
      <w:r w:rsidRPr="000C4C38">
        <w:t xml:space="preserve">Specifically, </w:t>
      </w:r>
      <w:r w:rsidR="001B09BF">
        <w:t xml:space="preserve">the location of skips and </w:t>
      </w:r>
      <w:r w:rsidRPr="000C4C38">
        <w:t xml:space="preserve">the rate at which </w:t>
      </w:r>
      <w:r w:rsidR="001B09BF">
        <w:t>skips</w:t>
      </w:r>
      <w:r w:rsidRPr="000C4C38">
        <w:t xml:space="preserve"> are filling, </w:t>
      </w:r>
      <w:r w:rsidR="009E793C" w:rsidRPr="000C4C38">
        <w:t>to</w:t>
      </w:r>
      <w:r w:rsidRPr="000C4C38">
        <w:t xml:space="preserve"> know the frequency at which they need to be emptied</w:t>
      </w:r>
      <w:r w:rsidR="001B09BF">
        <w:t xml:space="preserve"> (services). </w:t>
      </w:r>
      <w:r w:rsidR="00A92CC4">
        <w:t xml:space="preserve">The more robust set, as seen in this section, is a timeseries of specific skips filling and emptying. However, the scope of it is quite narrow, with only 12 useful filling rates extracted, all in a small area of Blantyre. </w:t>
      </w:r>
    </w:p>
    <w:p w14:paraId="38BE7EEB" w14:textId="04B7B793" w:rsidR="002143A8" w:rsidRPr="00A92CC4" w:rsidRDefault="00A92CC4" w:rsidP="000103FA">
      <w:pPr>
        <w:pStyle w:val="ListParagraph"/>
        <w:numPr>
          <w:ilvl w:val="0"/>
          <w:numId w:val="13"/>
        </w:numPr>
        <w:pPrChange w:id="16" w:author="Tilley  Elizabeth" w:date="2022-10-24T15:28:00Z">
          <w:pPr/>
        </w:pPrChange>
      </w:pPr>
      <w:r>
        <w:t xml:space="preserve">A second dataset gives the arrivals at Mzedi dump, the main </w:t>
      </w:r>
      <w:commentRangeStart w:id="17"/>
      <w:r>
        <w:t xml:space="preserve">waste </w:t>
      </w:r>
      <w:r w:rsidRPr="000103FA">
        <w:rPr>
          <w:b/>
          <w:bCs/>
        </w:rPr>
        <w:t>*word*</w:t>
      </w:r>
      <w:r>
        <w:t xml:space="preserve"> in Blantyr</w:t>
      </w:r>
      <w:r w:rsidR="004327BA">
        <w:t>e</w:t>
      </w:r>
      <w:commentRangeEnd w:id="17"/>
      <w:r w:rsidR="00E320B3">
        <w:rPr>
          <w:rStyle w:val="CommentReference"/>
        </w:rPr>
        <w:commentReference w:id="17"/>
      </w:r>
      <w:r w:rsidR="004327BA">
        <w:t xml:space="preserve">. Though it covers all the skips studied, it presents strong limitations. Namely, arrivals at the dump do not reflect the speed at which the skips fill up. Indeed, the individual filling data show that some skips go a long time without being emptied, </w:t>
      </w:r>
      <w:proofErr w:type="gramStart"/>
      <w:r w:rsidR="004327BA">
        <w:t>overflowing</w:t>
      </w:r>
      <w:proofErr w:type="gramEnd"/>
      <w:r w:rsidR="004327BA">
        <w:t xml:space="preserve"> and presenting a public health risk. </w:t>
      </w:r>
    </w:p>
    <w:p w14:paraId="7354A16F" w14:textId="2FF2DEAF" w:rsidR="00B91D9F" w:rsidRDefault="000C4C38" w:rsidP="005B7CCE">
      <w:pPr>
        <w:pStyle w:val="Heading2"/>
      </w:pPr>
      <w:bookmarkStart w:id="18" w:name="_Ref117153785"/>
      <w:bookmarkStart w:id="19" w:name="_Toc117270956"/>
      <w:r>
        <w:t>Set of skip locations</w:t>
      </w:r>
      <w:bookmarkEnd w:id="18"/>
      <w:bookmarkEnd w:id="19"/>
    </w:p>
    <w:p w14:paraId="0E9A9C4C" w14:textId="3728743C" w:rsidR="00AC653D" w:rsidRDefault="00AC653D" w:rsidP="00AC653D">
      <w:r w:rsidRPr="00AC653D">
        <w:t xml:space="preserve">A set of </w:t>
      </w:r>
      <w:r w:rsidR="009E793C" w:rsidRPr="00AC653D">
        <w:t>skips</w:t>
      </w:r>
      <w:r w:rsidRPr="00AC653D">
        <w:t xml:space="preserve">, </w:t>
      </w:r>
      <w:r w:rsidR="004960BE">
        <w:t>taken</w:t>
      </w:r>
      <w:r w:rsidRPr="00AC653D">
        <w:t xml:space="preserve"> to be all the community skips to be serviced in Blantyre, along with GPS coordinates is given. Each skip is 7m</w:t>
      </w:r>
      <w:r w:rsidR="00D44FC3">
        <w:rPr>
          <w:vertAlign w:val="superscript"/>
        </w:rPr>
        <w:t>3</w:t>
      </w:r>
      <w:r w:rsidRPr="00AC653D">
        <w:t>. Some data points have the same name, when several skips are in the same area (</w:t>
      </w:r>
      <w:r w:rsidR="009E793C" w:rsidRPr="00AC653D">
        <w:t>e.g.,</w:t>
      </w:r>
      <w:r w:rsidRPr="00AC653D">
        <w:t xml:space="preserve"> three skips in the same market). </w:t>
      </w:r>
      <w:commentRangeStart w:id="20"/>
      <w:r w:rsidRPr="00AC653D">
        <w:t>It is unknown if more than one skip can be represented by one coordinate point</w:t>
      </w:r>
      <w:commentRangeEnd w:id="20"/>
      <w:r w:rsidR="000103FA">
        <w:rPr>
          <w:rStyle w:val="CommentReference"/>
        </w:rPr>
        <w:commentReference w:id="20"/>
      </w:r>
      <w:r w:rsidRPr="00AC653D">
        <w:t xml:space="preserve">. </w:t>
      </w:r>
      <w:commentRangeStart w:id="21"/>
      <w:r w:rsidRPr="00AC653D">
        <w:t>Furthermore, there is no information about the intended nature of the waste (organic or inorganic)</w:t>
      </w:r>
      <w:commentRangeEnd w:id="21"/>
      <w:r w:rsidR="000103FA">
        <w:rPr>
          <w:rStyle w:val="CommentReference"/>
        </w:rPr>
        <w:commentReference w:id="21"/>
      </w:r>
      <w:r w:rsidRPr="00AC653D">
        <w:t>. The locations of the municipal dump (Mzedi dump), the truck</w:t>
      </w:r>
      <w:r>
        <w:t xml:space="preserve"> </w:t>
      </w:r>
      <w:r w:rsidRPr="00AC653D">
        <w:t xml:space="preserve">storage facility and the compost facility are also </w:t>
      </w:r>
      <w:r w:rsidR="004960BE">
        <w:t>given</w:t>
      </w:r>
      <w:r w:rsidRPr="00AC653D">
        <w:t>.</w:t>
      </w:r>
      <w:r w:rsidR="00214009">
        <w:t xml:space="preserve"> The locations are mapped in </w:t>
      </w:r>
      <w:r w:rsidR="0000260E">
        <w:fldChar w:fldCharType="begin"/>
      </w:r>
      <w:r w:rsidR="0000260E">
        <w:instrText xml:space="preserve"> REF _Ref116656831 \h </w:instrText>
      </w:r>
      <w:r w:rsidR="0000260E">
        <w:fldChar w:fldCharType="separate"/>
      </w:r>
      <w:r w:rsidR="000120C7">
        <w:t xml:space="preserve">Figure </w:t>
      </w:r>
      <w:r w:rsidR="000120C7">
        <w:rPr>
          <w:noProof/>
        </w:rPr>
        <w:t>1</w:t>
      </w:r>
      <w:r w:rsidR="0000260E">
        <w:fldChar w:fldCharType="end"/>
      </w:r>
      <w:r w:rsidR="0000260E">
        <w:t xml:space="preserve">. </w:t>
      </w:r>
    </w:p>
    <w:p w14:paraId="1DBF7AA2" w14:textId="3CB108A9" w:rsidR="00AC653D" w:rsidRDefault="006376F3" w:rsidP="00AC653D">
      <w:pPr>
        <w:keepNext/>
        <w:jc w:val="center"/>
      </w:pPr>
      <w:r>
        <w:rPr>
          <w:noProof/>
        </w:rPr>
        <w:lastRenderedPageBreak/>
        <w:drawing>
          <wp:inline distT="0" distB="0" distL="0" distR="0" wp14:anchorId="5BE6FD90" wp14:editId="00B862C0">
            <wp:extent cx="5402580" cy="53263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580" cy="5326380"/>
                    </a:xfrm>
                    <a:prstGeom prst="rect">
                      <a:avLst/>
                    </a:prstGeom>
                    <a:noFill/>
                    <a:ln>
                      <a:noFill/>
                    </a:ln>
                  </pic:spPr>
                </pic:pic>
              </a:graphicData>
            </a:graphic>
          </wp:inline>
        </w:drawing>
      </w:r>
    </w:p>
    <w:p w14:paraId="10AFCA59" w14:textId="0EFB9688" w:rsidR="00C2629F" w:rsidRDefault="00AC653D" w:rsidP="00C2629F">
      <w:pPr>
        <w:pStyle w:val="Caption"/>
        <w:jc w:val="center"/>
      </w:pPr>
      <w:bookmarkStart w:id="22" w:name="_Ref116656831"/>
      <w:r>
        <w:t xml:space="preserve">Figure </w:t>
      </w:r>
      <w:fldSimple w:instr=" SEQ Figure \* ARABIC ">
        <w:r w:rsidR="000120C7">
          <w:rPr>
            <w:noProof/>
          </w:rPr>
          <w:t>1</w:t>
        </w:r>
      </w:fldSimple>
      <w:bookmarkEnd w:id="22"/>
      <w:r>
        <w:t xml:space="preserve"> </w:t>
      </w:r>
      <w:r w:rsidRPr="00CC2FCE">
        <w:t>Locations of skips, dump, compost facility and truck storage</w:t>
      </w:r>
      <w:r w:rsidR="00D35FE8">
        <w:t xml:space="preserve"> in Blantyre</w:t>
      </w:r>
    </w:p>
    <w:p w14:paraId="58DA7382" w14:textId="77777777" w:rsidR="00C2629F" w:rsidRDefault="00C2629F" w:rsidP="005B7CCE">
      <w:pPr>
        <w:pStyle w:val="Heading2"/>
      </w:pPr>
      <w:bookmarkStart w:id="23" w:name="_Ref117181127"/>
      <w:bookmarkStart w:id="24" w:name="_Ref117181131"/>
      <w:bookmarkStart w:id="25" w:name="_Toc117270957"/>
      <w:r>
        <w:t>Skips filling data</w:t>
      </w:r>
      <w:bookmarkEnd w:id="23"/>
      <w:bookmarkEnd w:id="24"/>
      <w:bookmarkEnd w:id="25"/>
    </w:p>
    <w:p w14:paraId="36875E14" w14:textId="3345FBBF" w:rsidR="00FF194C" w:rsidRDefault="00C2629F" w:rsidP="00C2629F">
      <w:r w:rsidRPr="00C2629F">
        <w:t xml:space="preserve">Filling data for </w:t>
      </w:r>
      <w:r w:rsidR="009E793C" w:rsidRPr="00C2629F">
        <w:t>several</w:t>
      </w:r>
      <w:r w:rsidRPr="00C2629F">
        <w:t xml:space="preserve"> skips is provided. The time series are named in the following fashion: “area+type of waste+number”. The names of the areas do not always match the ones from the set of skip locations, in addition to the ambiguity of several skips present in a certain area. The type of waste also complicates the analysis</w:t>
      </w:r>
      <w:r>
        <w:t xml:space="preserve">, as some are marked as organic, and other inorganic. </w:t>
      </w:r>
    </w:p>
    <w:p w14:paraId="6D6BAC47" w14:textId="43C16B8E" w:rsidR="00EC7BE6" w:rsidRDefault="00EC7BE6" w:rsidP="00C2629F">
      <w:r>
        <w:t>The areas covered are Bangwe, BCA</w:t>
      </w:r>
      <w:r w:rsidR="00021068">
        <w:t>,</w:t>
      </w:r>
      <w:r>
        <w:t xml:space="preserve"> Chigumula and Naizi. </w:t>
      </w:r>
    </w:p>
    <w:p w14:paraId="08EE48E9" w14:textId="5EEAF6EF" w:rsidR="005D201C" w:rsidRDefault="004B6D49" w:rsidP="00C2629F">
      <w:commentRangeStart w:id="26"/>
      <w:r>
        <w:t xml:space="preserve">While efforts have been made to </w:t>
      </w:r>
      <w:r w:rsidR="00FF194C">
        <w:t>separate organic and inorganic waste at the skip level, those have, to my knowledge, not been successful</w:t>
      </w:r>
      <w:r w:rsidR="00011729">
        <w:t xml:space="preserve">. The composting facility does not seem to be in use. </w:t>
      </w:r>
      <w:commentRangeEnd w:id="26"/>
      <w:r w:rsidR="000103FA">
        <w:rPr>
          <w:rStyle w:val="CommentReference"/>
        </w:rPr>
        <w:commentReference w:id="26"/>
      </w:r>
    </w:p>
    <w:p w14:paraId="2B2EF06C" w14:textId="5159F002" w:rsidR="00D926FD" w:rsidRPr="0068528B" w:rsidRDefault="009B7FC1" w:rsidP="00C2629F">
      <w:r w:rsidRPr="009B7FC1">
        <w:t xml:space="preserve">Over a certain </w:t>
      </w:r>
      <w:r w:rsidR="009E793C" w:rsidRPr="009B7FC1">
        <w:t>period</w:t>
      </w:r>
      <w:r w:rsidRPr="009B7FC1">
        <w:t xml:space="preserve"> (depending on the skip), a measurement on a scale from 1-5 was taken visually (generally) every day at </w:t>
      </w:r>
      <w:r>
        <w:t>those</w:t>
      </w:r>
      <w:r w:rsidRPr="009B7FC1">
        <w:t xml:space="preserve"> skips. A score between 0 and 4 indicate the estimated fullness of the </w:t>
      </w:r>
      <w:r w:rsidRPr="009B7FC1">
        <w:lastRenderedPageBreak/>
        <w:t xml:space="preserve">skip, while a 5 means the skip was overflowing. </w:t>
      </w:r>
      <w:r w:rsidR="00EC7BE6">
        <w:t>Three</w:t>
      </w:r>
      <w:r w:rsidRPr="009B7FC1">
        <w:t xml:space="preserve"> of </w:t>
      </w:r>
      <w:r w:rsidR="00B90D49">
        <w:t xml:space="preserve">the 14 provided sets </w:t>
      </w:r>
      <w:r w:rsidRPr="009B7FC1">
        <w:t>these are shown in</w:t>
      </w:r>
      <w:r w:rsidR="00EA4E95">
        <w:rPr>
          <w:b/>
          <w:bCs/>
        </w:rPr>
        <w:t xml:space="preserve"> </w:t>
      </w:r>
      <w:r w:rsidR="00EA4E95">
        <w:rPr>
          <w:b/>
          <w:bCs/>
        </w:rPr>
        <w:fldChar w:fldCharType="begin"/>
      </w:r>
      <w:r w:rsidR="00EA4E95">
        <w:rPr>
          <w:b/>
          <w:bCs/>
        </w:rPr>
        <w:instrText xml:space="preserve"> REF _Ref117064754 \h </w:instrText>
      </w:r>
      <w:r w:rsidR="00EA4E95">
        <w:rPr>
          <w:b/>
          <w:bCs/>
        </w:rPr>
      </w:r>
      <w:r w:rsidR="00EA4E95">
        <w:rPr>
          <w:b/>
          <w:bCs/>
        </w:rPr>
        <w:fldChar w:fldCharType="separate"/>
      </w:r>
      <w:r w:rsidR="000120C7">
        <w:t xml:space="preserve">Figure </w:t>
      </w:r>
      <w:r w:rsidR="000120C7">
        <w:rPr>
          <w:noProof/>
        </w:rPr>
        <w:t>2</w:t>
      </w:r>
      <w:r w:rsidR="00EA4E95">
        <w:rPr>
          <w:b/>
          <w:bCs/>
        </w:rPr>
        <w:fldChar w:fldCharType="end"/>
      </w:r>
      <w:r w:rsidR="00EA4E95">
        <w:rPr>
          <w:b/>
          <w:bCs/>
        </w:rPr>
        <w:t>-</w:t>
      </w:r>
      <w:r w:rsidR="00EA4E95" w:rsidRPr="0068528B">
        <w:fldChar w:fldCharType="begin"/>
      </w:r>
      <w:r w:rsidR="00EA4E95" w:rsidRPr="0068528B">
        <w:instrText xml:space="preserve"> REF _Ref117064790 </w:instrText>
      </w:r>
      <w:r w:rsidR="0068528B" w:rsidRPr="0068528B">
        <w:rPr>
          <w:rFonts w:ascii="Arial" w:hAnsi="Arial" w:cs="Arial"/>
          <w:color w:val="000000"/>
          <w:sz w:val="20"/>
          <w:szCs w:val="20"/>
          <w:shd w:val="clear" w:color="auto" w:fill="FFFFFF"/>
        </w:rPr>
        <w:instrText xml:space="preserve">\# 0 </w:instrText>
      </w:r>
      <w:r w:rsidR="00EA4E95" w:rsidRPr="0068528B">
        <w:instrText xml:space="preserve">\h </w:instrText>
      </w:r>
      <w:r w:rsidR="0068528B" w:rsidRPr="0068528B">
        <w:instrText xml:space="preserve"> \* MERGEFORMAT </w:instrText>
      </w:r>
      <w:r w:rsidR="00EA4E95" w:rsidRPr="0068528B">
        <w:fldChar w:fldCharType="separate"/>
      </w:r>
      <w:r w:rsidR="000120C7">
        <w:rPr>
          <w:rFonts w:ascii="Arial" w:hAnsi="Arial" w:cs="Arial"/>
          <w:color w:val="000000"/>
          <w:sz w:val="20"/>
          <w:szCs w:val="20"/>
          <w:shd w:val="clear" w:color="auto" w:fill="FFFFFF"/>
        </w:rPr>
        <w:t>4</w:t>
      </w:r>
      <w:r w:rsidR="00EA4E95" w:rsidRPr="0068528B">
        <w:fldChar w:fldCharType="end"/>
      </w:r>
      <w:r w:rsidR="00E20ED3" w:rsidRPr="0068528B">
        <w:t>.</w:t>
      </w:r>
    </w:p>
    <w:p w14:paraId="35744CC0" w14:textId="77777777" w:rsidR="00EA4E95" w:rsidRDefault="00EC7BE6" w:rsidP="00EA4E95">
      <w:pPr>
        <w:keepNext/>
        <w:jc w:val="center"/>
      </w:pPr>
      <w:r>
        <w:rPr>
          <w:noProof/>
        </w:rPr>
        <w:drawing>
          <wp:inline distT="0" distB="0" distL="0" distR="0" wp14:anchorId="00FB3B24" wp14:editId="262E5609">
            <wp:extent cx="5040000" cy="3778604"/>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26B1A8AD" w14:textId="4B4089DB" w:rsidR="005B7CCE" w:rsidRDefault="00EA4E95" w:rsidP="00EA4E95">
      <w:pPr>
        <w:pStyle w:val="Caption"/>
        <w:jc w:val="center"/>
      </w:pPr>
      <w:bookmarkStart w:id="27" w:name="_Ref117064754"/>
      <w:r>
        <w:t xml:space="preserve">Figure </w:t>
      </w:r>
      <w:fldSimple w:instr=" SEQ Figure \* ARABIC ">
        <w:r w:rsidR="000120C7">
          <w:rPr>
            <w:noProof/>
          </w:rPr>
          <w:t>2</w:t>
        </w:r>
      </w:fldSimple>
      <w:bookmarkEnd w:id="27"/>
      <w:r>
        <w:t xml:space="preserve"> Skip filling data for BCA inorganic 1</w:t>
      </w:r>
    </w:p>
    <w:p w14:paraId="79CCC66B" w14:textId="77777777" w:rsidR="00EA4E95" w:rsidRDefault="00EC7BE6" w:rsidP="00EA4E95">
      <w:pPr>
        <w:keepNext/>
        <w:jc w:val="center"/>
      </w:pPr>
      <w:r>
        <w:rPr>
          <w:noProof/>
        </w:rPr>
        <w:lastRenderedPageBreak/>
        <w:drawing>
          <wp:inline distT="0" distB="0" distL="0" distR="0" wp14:anchorId="24DBA852" wp14:editId="6CF3891C">
            <wp:extent cx="5040000" cy="377860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125E40C8" w14:textId="1EEB801A" w:rsidR="00EC7BE6" w:rsidRDefault="00EA4E95" w:rsidP="00EA4E95">
      <w:pPr>
        <w:pStyle w:val="Caption"/>
        <w:jc w:val="center"/>
      </w:pPr>
      <w:commentRangeStart w:id="28"/>
      <w:r>
        <w:t xml:space="preserve">Figure </w:t>
      </w:r>
      <w:fldSimple w:instr=" SEQ Figure \* ARABIC ">
        <w:r w:rsidR="000120C7">
          <w:rPr>
            <w:noProof/>
          </w:rPr>
          <w:t>3</w:t>
        </w:r>
      </w:fldSimple>
      <w:r>
        <w:t xml:space="preserve"> Skip filling data for </w:t>
      </w:r>
      <w:proofErr w:type="spellStart"/>
      <w:r>
        <w:t>Chigumula</w:t>
      </w:r>
      <w:proofErr w:type="spellEnd"/>
      <w:r>
        <w:t xml:space="preserve"> inorganic 2</w:t>
      </w:r>
      <w:commentRangeEnd w:id="28"/>
      <w:r w:rsidR="000103FA">
        <w:rPr>
          <w:rStyle w:val="CommentReference"/>
          <w:i w:val="0"/>
          <w:iCs w:val="0"/>
          <w:color w:val="auto"/>
        </w:rPr>
        <w:commentReference w:id="28"/>
      </w:r>
    </w:p>
    <w:p w14:paraId="67110210" w14:textId="77777777" w:rsidR="00EA4E95" w:rsidRDefault="00EC7BE6" w:rsidP="00EA4E95">
      <w:pPr>
        <w:keepNext/>
        <w:jc w:val="center"/>
      </w:pPr>
      <w:r>
        <w:rPr>
          <w:noProof/>
        </w:rPr>
        <w:drawing>
          <wp:inline distT="0" distB="0" distL="0" distR="0" wp14:anchorId="1DD128A8" wp14:editId="10AF4476">
            <wp:extent cx="5040000" cy="377860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75407869" w14:textId="092522CA" w:rsidR="00EC7BE6" w:rsidRDefault="00EA4E95" w:rsidP="00EA4E95">
      <w:pPr>
        <w:pStyle w:val="Caption"/>
        <w:jc w:val="center"/>
      </w:pPr>
      <w:bookmarkStart w:id="29" w:name="_Ref117064790"/>
      <w:r>
        <w:t xml:space="preserve">Figure </w:t>
      </w:r>
      <w:fldSimple w:instr=" SEQ Figure \* ARABIC ">
        <w:r w:rsidR="000120C7">
          <w:rPr>
            <w:noProof/>
          </w:rPr>
          <w:t>4</w:t>
        </w:r>
      </w:fldSimple>
      <w:bookmarkEnd w:id="29"/>
      <w:r>
        <w:t xml:space="preserve"> </w:t>
      </w:r>
      <w:bookmarkStart w:id="30" w:name="_Ref117064784"/>
      <w:r>
        <w:t>Skip filling data for Bangwe inorganic 1</w:t>
      </w:r>
      <w:bookmarkEnd w:id="30"/>
    </w:p>
    <w:p w14:paraId="674635D0" w14:textId="36CC532D" w:rsidR="005C52AA" w:rsidRDefault="005C52AA" w:rsidP="005C52AA">
      <w:r>
        <w:lastRenderedPageBreak/>
        <w:t xml:space="preserve">BCA Inorganic 1 </w:t>
      </w:r>
      <w:r w:rsidR="00C21370">
        <w:t xml:space="preserve">gives a good </w:t>
      </w:r>
      <w:r w:rsidR="00FA04F2">
        <w:t xml:space="preserve">example of a profile from which rising trends (ramps) are </w:t>
      </w:r>
      <w:r w:rsidR="009E793C">
        <w:t>discernible and</w:t>
      </w:r>
      <w:r w:rsidR="006514E1">
        <w:t xml:space="preserve"> allow to easily </w:t>
      </w:r>
      <w:r w:rsidR="00CC29AE">
        <w:t>calculate a filling rate</w:t>
      </w:r>
      <w:r w:rsidR="00051D95">
        <w:t xml:space="preserve">. This is </w:t>
      </w:r>
      <w:r w:rsidR="007B016E">
        <w:t xml:space="preserve">useful in estimating the frequency at which the skip needs to be serviced. </w:t>
      </w:r>
      <w:r w:rsidR="005F2428">
        <w:t>Chigumula Inorganic 2, however, simply does not have enough data</w:t>
      </w:r>
      <w:r w:rsidR="003F5C00">
        <w:t xml:space="preserve"> points. Finally, Bangwe inorganic 1 seems to be quite active. </w:t>
      </w:r>
      <w:r w:rsidR="002F3E47">
        <w:t>On many occasions the fullness dips for only one day only to be</w:t>
      </w:r>
      <w:r w:rsidR="000E4023">
        <w:t xml:space="preserve"> full the next day. This seems to indicate that it fills up</w:t>
      </w:r>
      <w:r w:rsidR="00C8632A">
        <w:t xml:space="preserve"> quickly</w:t>
      </w:r>
      <w:r w:rsidR="000B23F5">
        <w:t>.</w:t>
      </w:r>
      <w:r w:rsidR="001661C0">
        <w:t xml:space="preserve"> </w:t>
      </w:r>
    </w:p>
    <w:p w14:paraId="10ED983B" w14:textId="73B66654" w:rsidR="000103FA" w:rsidRDefault="000103FA" w:rsidP="005C52AA">
      <w:pPr>
        <w:rPr>
          <w:ins w:id="31" w:author="Tilley  Elizabeth" w:date="2022-10-24T15:35:00Z"/>
        </w:rPr>
      </w:pPr>
      <w:commentRangeStart w:id="32"/>
      <w:ins w:id="33" w:author="Tilley  Elizabeth" w:date="2022-10-24T15:35:00Z">
        <w:r>
          <w:t>XXX</w:t>
        </w:r>
      </w:ins>
      <w:commentRangeEnd w:id="32"/>
      <w:ins w:id="34" w:author="Tilley  Elizabeth" w:date="2022-10-24T15:36:00Z">
        <w:r>
          <w:rPr>
            <w:rStyle w:val="CommentReference"/>
          </w:rPr>
          <w:commentReference w:id="32"/>
        </w:r>
      </w:ins>
    </w:p>
    <w:p w14:paraId="57F49A7C" w14:textId="03167E08" w:rsidR="0020544F" w:rsidRDefault="0093381E" w:rsidP="005C52AA">
      <w:r>
        <w:t xml:space="preserve">An algorithm is developed to extract the rising ramps, </w:t>
      </w:r>
      <w:proofErr w:type="gramStart"/>
      <w:r>
        <w:t>in order to</w:t>
      </w:r>
      <w:proofErr w:type="gramEnd"/>
      <w:r>
        <w:t xml:space="preserve"> estimate the filling rate of the skips in the dataset. </w:t>
      </w:r>
      <w:r w:rsidR="0020544F">
        <w:t>It performs the following steps:</w:t>
      </w:r>
    </w:p>
    <w:p w14:paraId="0606FFF6" w14:textId="2905B725" w:rsidR="0020544F" w:rsidRDefault="00DC6716" w:rsidP="0020544F">
      <w:pPr>
        <w:pStyle w:val="ListParagraph"/>
        <w:numPr>
          <w:ilvl w:val="0"/>
          <w:numId w:val="9"/>
        </w:numPr>
      </w:pPr>
      <w:commentRangeStart w:id="35"/>
      <w:r>
        <w:t>Removing spikes</w:t>
      </w:r>
      <w:commentRangeEnd w:id="35"/>
      <w:r w:rsidR="009546DB">
        <w:rPr>
          <w:rStyle w:val="CommentReference"/>
        </w:rPr>
        <w:commentReference w:id="35"/>
      </w:r>
    </w:p>
    <w:p w14:paraId="5B4FC634" w14:textId="75946082" w:rsidR="00282D9D" w:rsidRDefault="003C5264" w:rsidP="00282D9D">
      <w:r>
        <w:t xml:space="preserve">Spikes occur in the dataset frequently. An example is </w:t>
      </w:r>
      <w:r>
        <w:fldChar w:fldCharType="begin"/>
      </w:r>
      <w:r>
        <w:instrText xml:space="preserve"> REF _Ref117064754 \h </w:instrText>
      </w:r>
      <w:r>
        <w:fldChar w:fldCharType="separate"/>
      </w:r>
      <w:r w:rsidR="000120C7">
        <w:t xml:space="preserve">Figure </w:t>
      </w:r>
      <w:r w:rsidR="000120C7">
        <w:rPr>
          <w:noProof/>
        </w:rPr>
        <w:t>2</w:t>
      </w:r>
      <w:r>
        <w:fldChar w:fldCharType="end"/>
      </w:r>
      <w:r>
        <w:t xml:space="preserve">, between December and January. </w:t>
      </w:r>
      <w:r w:rsidR="00AC4875">
        <w:t>After</w:t>
      </w:r>
      <w:r w:rsidR="002D53D0">
        <w:t xml:space="preserve"> </w:t>
      </w:r>
      <w:r w:rsidR="00571521">
        <w:t>a relatively slow ramp u</w:t>
      </w:r>
      <w:r w:rsidR="00F75405">
        <w:t xml:space="preserve">p, </w:t>
      </w:r>
      <w:r w:rsidR="00AC4875">
        <w:t>the level drops to a level 3 then back to level 5</w:t>
      </w:r>
      <w:r w:rsidR="006A12D5">
        <w:t xml:space="preserve">. </w:t>
      </w:r>
      <w:r w:rsidR="00E14D21">
        <w:t xml:space="preserve">There are also positive spikes which appear unlikely. </w:t>
      </w:r>
      <w:r w:rsidR="00072CD6">
        <w:t>Those are</w:t>
      </w:r>
      <w:r w:rsidR="006A12D5">
        <w:t xml:space="preserve"> taken as measurement error</w:t>
      </w:r>
      <w:r w:rsidR="00072CD6">
        <w:t>s</w:t>
      </w:r>
      <w:r w:rsidR="00266191">
        <w:t xml:space="preserve">. </w:t>
      </w:r>
      <w:commentRangeStart w:id="36"/>
      <w:r w:rsidR="00266191">
        <w:t xml:space="preserve">Spikes are therefore defined </w:t>
      </w:r>
      <w:r w:rsidR="005F7AC3">
        <w:t>a</w:t>
      </w:r>
      <w:r w:rsidR="00E14D21">
        <w:t>s a single point wh</w:t>
      </w:r>
      <w:r w:rsidR="00FA0C30">
        <w:t xml:space="preserve">ere </w:t>
      </w:r>
      <w:r w:rsidR="00921DDD">
        <w:t>the value before and after are the same</w:t>
      </w:r>
      <w:commentRangeEnd w:id="36"/>
      <w:r w:rsidR="009546DB">
        <w:rPr>
          <w:rStyle w:val="CommentReference"/>
        </w:rPr>
        <w:commentReference w:id="36"/>
      </w:r>
      <w:r w:rsidR="009B7703">
        <w:t>. A</w:t>
      </w:r>
      <w:r w:rsidR="00274871">
        <w:t>lthough it</w:t>
      </w:r>
      <w:r w:rsidR="00DF4BBF">
        <w:t xml:space="preserve"> might remove some legitimately fast filling events, such as </w:t>
      </w:r>
      <w:commentRangeStart w:id="37"/>
      <w:r w:rsidR="00DF4BBF">
        <w:t>ones seen</w:t>
      </w:r>
      <w:r w:rsidR="001C4BF5">
        <w:t xml:space="preserve"> in </w:t>
      </w:r>
      <w:r w:rsidR="003767C0">
        <w:fldChar w:fldCharType="begin"/>
      </w:r>
      <w:r w:rsidR="003767C0">
        <w:instrText xml:space="preserve"> REF _Ref117064754 \h </w:instrText>
      </w:r>
      <w:r w:rsidR="003767C0">
        <w:fldChar w:fldCharType="separate"/>
      </w:r>
      <w:r w:rsidR="000120C7">
        <w:t xml:space="preserve">Figure </w:t>
      </w:r>
      <w:r w:rsidR="000120C7">
        <w:rPr>
          <w:noProof/>
        </w:rPr>
        <w:t>2</w:t>
      </w:r>
      <w:r w:rsidR="003767C0">
        <w:fldChar w:fldCharType="end"/>
      </w:r>
      <w:commentRangeEnd w:id="37"/>
      <w:r w:rsidR="006F7A18">
        <w:rPr>
          <w:rStyle w:val="CommentReference"/>
        </w:rPr>
        <w:commentReference w:id="37"/>
      </w:r>
      <w:r w:rsidR="003767C0">
        <w:t xml:space="preserve">, </w:t>
      </w:r>
      <w:r w:rsidR="00220B1C">
        <w:t>the</w:t>
      </w:r>
      <w:r w:rsidR="008B102E">
        <w:t xml:space="preserve"> erroneous</w:t>
      </w:r>
      <w:r w:rsidR="00220B1C">
        <w:t xml:space="preserve"> spikes in most timeseries </w:t>
      </w:r>
      <w:r w:rsidR="008B102E">
        <w:t xml:space="preserve">have a stronger </w:t>
      </w:r>
      <w:r w:rsidR="00425CFF">
        <w:t>bias on the ramps</w:t>
      </w:r>
      <w:ins w:id="38" w:author="Tilley  Elizabeth" w:date="2022-10-24T15:39:00Z">
        <w:r w:rsidR="009546DB">
          <w:t>’</w:t>
        </w:r>
      </w:ins>
      <w:r w:rsidR="00425CFF">
        <w:t xml:space="preserve"> e</w:t>
      </w:r>
      <w:r w:rsidR="001773EA">
        <w:t>stimation</w:t>
      </w:r>
      <w:r w:rsidR="00F70038">
        <w:t xml:space="preserve">s. </w:t>
      </w:r>
    </w:p>
    <w:p w14:paraId="4132B220" w14:textId="6B004E9A" w:rsidR="00DC6716" w:rsidRDefault="00DC6716" w:rsidP="0020544F">
      <w:pPr>
        <w:pStyle w:val="ListParagraph"/>
        <w:numPr>
          <w:ilvl w:val="0"/>
          <w:numId w:val="9"/>
        </w:numPr>
      </w:pPr>
      <w:r>
        <w:t>Detecting the top of ramps</w:t>
      </w:r>
    </w:p>
    <w:p w14:paraId="7DDBD271" w14:textId="1D3930D1" w:rsidR="00DD4920" w:rsidRDefault="005E60FA" w:rsidP="001A4B56">
      <w:r>
        <w:t>The top of the ramp is defined here as the end point of a rising ramp fitted to the time series</w:t>
      </w:r>
      <w:r w:rsidR="009D4331">
        <w:t xml:space="preserve">. </w:t>
      </w:r>
      <w:r w:rsidR="00CC554B">
        <w:t>These may occur at any level</w:t>
      </w:r>
      <w:r w:rsidR="00F03475">
        <w:t xml:space="preserve">. </w:t>
      </w:r>
      <w:r w:rsidR="00633C79">
        <w:t xml:space="preserve">They are determined by a forward and a backward pass through the series. </w:t>
      </w:r>
      <w:r w:rsidR="000371E7">
        <w:t xml:space="preserve">The forward pass identifies top “ends”, when the next value of fullness is smaller than the current one (which </w:t>
      </w:r>
      <w:proofErr w:type="gramStart"/>
      <w:r w:rsidR="00251CF8">
        <w:t>characterises</w:t>
      </w:r>
      <w:proofErr w:type="gramEnd"/>
      <w:r w:rsidR="000371E7">
        <w:t xml:space="preserve"> the </w:t>
      </w:r>
      <w:r w:rsidR="00207336">
        <w:t>skip</w:t>
      </w:r>
      <w:r w:rsidR="000371E7">
        <w:t xml:space="preserve"> being emptied)</w:t>
      </w:r>
      <w:r w:rsidR="00084009">
        <w:t xml:space="preserve">. </w:t>
      </w:r>
      <w:r w:rsidR="007C79B7">
        <w:t>A top end is also identified when</w:t>
      </w:r>
      <w:r w:rsidR="002869D5">
        <w:t xml:space="preserve"> </w:t>
      </w:r>
      <w:r w:rsidR="003F3E8D">
        <w:t>the current value is 4 and the next is a 5 (or overfull). The reasoning behind this is the preference for ramps to finish with a 4</w:t>
      </w:r>
      <w:r w:rsidR="0077071F">
        <w:t>. This level is defined as full, which is more precise than the “overfull” denomination</w:t>
      </w:r>
      <w:r w:rsidR="0099438E">
        <w:t>.</w:t>
      </w:r>
      <w:r w:rsidR="008F0D92">
        <w:t xml:space="preserve"> Still, in the absence of a</w:t>
      </w:r>
      <w:r w:rsidR="002F703B">
        <w:t xml:space="preserve">n intermediate 4 in a transition </w:t>
      </w:r>
      <w:r w:rsidR="009E793C">
        <w:t>e.g.,</w:t>
      </w:r>
      <w:r w:rsidR="002F703B">
        <w:t xml:space="preserve"> between 3 and 5, the top value will be the 5.</w:t>
      </w:r>
    </w:p>
    <w:p w14:paraId="5FEED1B0" w14:textId="284154F4" w:rsidR="00DD4920" w:rsidRDefault="00106BE9" w:rsidP="001A4B56">
      <w:r>
        <w:t xml:space="preserve">From the top “ends”, the top “beginning” values are extracted. They are given to be </w:t>
      </w:r>
      <w:r w:rsidR="00BC3D69">
        <w:t xml:space="preserve">the first appearance of the top value in </w:t>
      </w:r>
      <w:r w:rsidR="009250D3">
        <w:t xml:space="preserve">a plateau (a series of the same level). </w:t>
      </w:r>
      <w:r w:rsidR="0050689A">
        <w:t xml:space="preserve">They are the points considered to be the time where </w:t>
      </w:r>
      <w:r w:rsidR="002E2F18">
        <w:t>the skip achieves the fullness level at which it is emptied</w:t>
      </w:r>
      <w:r w:rsidR="00D060DE">
        <w:t xml:space="preserve">, or when it reaches full capacity. </w:t>
      </w:r>
      <w:r w:rsidR="00EE096A">
        <w:t xml:space="preserve">This shift is particularly important when long periods during which the skip is not emptied occur. </w:t>
      </w:r>
      <w:r w:rsidR="00064F3C">
        <w:t xml:space="preserve">Using the top ends to calculate the filling rate would </w:t>
      </w:r>
      <w:r w:rsidR="00072436">
        <w:t>bias</w:t>
      </w:r>
      <w:r w:rsidR="00B11278">
        <w:t xml:space="preserve"> it to a lower rate. </w:t>
      </w:r>
    </w:p>
    <w:p w14:paraId="1EB8E7A7" w14:textId="14DE3EE1" w:rsidR="00CF1D9E" w:rsidRDefault="00CF1D9E" w:rsidP="00CF1D9E">
      <w:pPr>
        <w:pStyle w:val="ListParagraph"/>
        <w:numPr>
          <w:ilvl w:val="0"/>
          <w:numId w:val="9"/>
        </w:numPr>
      </w:pPr>
      <w:r>
        <w:t>Eliminating derating ramps</w:t>
      </w:r>
    </w:p>
    <w:p w14:paraId="494EB0F6" w14:textId="2DB321AC" w:rsidR="00D75497" w:rsidRDefault="00D71454" w:rsidP="00D75497">
      <w:r>
        <w:t xml:space="preserve">Derating is clear in </w:t>
      </w:r>
      <w:r w:rsidR="00415F91">
        <w:fldChar w:fldCharType="begin"/>
      </w:r>
      <w:r w:rsidR="00415F91">
        <w:instrText xml:space="preserve"> REF _Ref117064754 \h </w:instrText>
      </w:r>
      <w:r w:rsidR="00415F91">
        <w:fldChar w:fldCharType="separate"/>
      </w:r>
      <w:r w:rsidR="000120C7">
        <w:t xml:space="preserve">Figure </w:t>
      </w:r>
      <w:r w:rsidR="000120C7">
        <w:rPr>
          <w:noProof/>
        </w:rPr>
        <w:t>2</w:t>
      </w:r>
      <w:r w:rsidR="00415F91">
        <w:fldChar w:fldCharType="end"/>
      </w:r>
      <w:r w:rsidR="00415F91">
        <w:t xml:space="preserve"> on two occasions between February and April. </w:t>
      </w:r>
      <w:r w:rsidR="00D75497">
        <w:t>This might occur for several reasons, such as:</w:t>
      </w:r>
    </w:p>
    <w:p w14:paraId="4889D1E5" w14:textId="2C7E949A" w:rsidR="00D75497" w:rsidRDefault="00D75497" w:rsidP="00D75497">
      <w:pPr>
        <w:pStyle w:val="ListParagraph"/>
        <w:numPr>
          <w:ilvl w:val="0"/>
          <w:numId w:val="10"/>
        </w:numPr>
      </w:pPr>
      <w:r>
        <w:t>Trash being burned to eliminate the overflowing waste</w:t>
      </w:r>
      <w:r w:rsidR="004804C0">
        <w:t>.</w:t>
      </w:r>
    </w:p>
    <w:p w14:paraId="392E4834" w14:textId="1A077E22" w:rsidR="00D75497" w:rsidRDefault="00D75497" w:rsidP="00D75497">
      <w:pPr>
        <w:pStyle w:val="ListParagraph"/>
        <w:numPr>
          <w:ilvl w:val="0"/>
          <w:numId w:val="10"/>
        </w:numPr>
      </w:pPr>
      <w:r>
        <w:lastRenderedPageBreak/>
        <w:t>Waste being cleared by another party</w:t>
      </w:r>
      <w:r w:rsidR="004804C0">
        <w:t>.</w:t>
      </w:r>
    </w:p>
    <w:p w14:paraId="7BA4EB44" w14:textId="56A8851D" w:rsidR="006A5081" w:rsidRDefault="00D75497" w:rsidP="006A5081">
      <w:pPr>
        <w:pStyle w:val="ListParagraph"/>
        <w:numPr>
          <w:ilvl w:val="0"/>
          <w:numId w:val="10"/>
        </w:numPr>
      </w:pPr>
      <w:r>
        <w:t xml:space="preserve">An error in data collection or ambiguity </w:t>
      </w:r>
      <w:r w:rsidR="004851BA">
        <w:t>in the measurement scale</w:t>
      </w:r>
      <w:r w:rsidR="004804C0">
        <w:t>.</w:t>
      </w:r>
    </w:p>
    <w:p w14:paraId="08B6BE8E" w14:textId="29ECEACD" w:rsidR="00D75497" w:rsidRDefault="003B761E" w:rsidP="00D75497">
      <w:r>
        <w:t>In the backward pass described in 2), the top values at the end of derating periods</w:t>
      </w:r>
      <w:r w:rsidR="00BA4EC9">
        <w:t xml:space="preserve"> are removed by adding a condition that deletes top ends if the value at the beginning of the </w:t>
      </w:r>
      <w:r w:rsidR="006463E0">
        <w:t xml:space="preserve">4 </w:t>
      </w:r>
      <w:r w:rsidR="00BA4EC9">
        <w:t xml:space="preserve">plateau is 5. </w:t>
      </w:r>
    </w:p>
    <w:p w14:paraId="12DBD4E3" w14:textId="7C58962A" w:rsidR="00DC6716" w:rsidRDefault="00DC6716" w:rsidP="0020544F">
      <w:pPr>
        <w:pStyle w:val="ListParagraph"/>
        <w:numPr>
          <w:ilvl w:val="0"/>
          <w:numId w:val="9"/>
        </w:numPr>
      </w:pPr>
      <w:r>
        <w:t>Detecting the bottom of ramps</w:t>
      </w:r>
    </w:p>
    <w:p w14:paraId="6D85CC01" w14:textId="0F3C1CF6" w:rsidR="00166550" w:rsidRDefault="009E793C" w:rsidP="00166550">
      <w:r>
        <w:t>Finally,</w:t>
      </w:r>
      <w:r w:rsidR="00166550">
        <w:t xml:space="preserve"> the bottom values and dates are extracted by simply iterating backward from each </w:t>
      </w:r>
      <w:r w:rsidR="00B94A01">
        <w:t>top beginning</w:t>
      </w:r>
      <w:r w:rsidR="00F9723D">
        <w:t>, until the</w:t>
      </w:r>
      <w:r w:rsidR="00CA071C">
        <w:t xml:space="preserve"> previous value is larger than the current one, at which point it is assumed the skip has just been emptied. </w:t>
      </w:r>
    </w:p>
    <w:p w14:paraId="4CA56EF4" w14:textId="2A231D7F" w:rsidR="00E6673A" w:rsidRDefault="00E6673A" w:rsidP="00166550">
      <w:pPr>
        <w:rPr>
          <w:ins w:id="39" w:author="Tilley  Elizabeth" w:date="2022-10-24T15:49:00Z"/>
        </w:rPr>
      </w:pPr>
      <w:r>
        <w:t xml:space="preserve">The pseudo code for each block is shown in </w:t>
      </w:r>
      <w:r w:rsidRPr="00094516">
        <w:rPr>
          <w:b/>
          <w:bCs/>
        </w:rPr>
        <w:t>APPENDIX</w:t>
      </w:r>
      <w:r>
        <w:t xml:space="preserve">. </w:t>
      </w:r>
    </w:p>
    <w:p w14:paraId="202F4E95" w14:textId="77777777" w:rsidR="006F7A18" w:rsidRDefault="006F7A18" w:rsidP="00166550"/>
    <w:p w14:paraId="0AEFA8EA" w14:textId="7A7073EB" w:rsidR="003F728C" w:rsidRDefault="009E793C" w:rsidP="00166550">
      <w:commentRangeStart w:id="40"/>
      <w:commentRangeStart w:id="41"/>
      <w:r>
        <w:t>The result</w:t>
      </w:r>
      <w:r w:rsidR="00CF755B">
        <w:t xml:space="preserve"> is shown in </w:t>
      </w:r>
      <w:r w:rsidR="00CF755B">
        <w:fldChar w:fldCharType="begin"/>
      </w:r>
      <w:r w:rsidR="00CF755B">
        <w:instrText xml:space="preserve"> REF _Ref117071878 \h </w:instrText>
      </w:r>
      <w:r w:rsidR="00CF755B">
        <w:fldChar w:fldCharType="separate"/>
      </w:r>
      <w:r w:rsidR="000120C7">
        <w:t xml:space="preserve">Figure </w:t>
      </w:r>
      <w:r w:rsidR="000120C7">
        <w:rPr>
          <w:noProof/>
        </w:rPr>
        <w:t>5</w:t>
      </w:r>
      <w:r w:rsidR="00CF755B">
        <w:fldChar w:fldCharType="end"/>
      </w:r>
      <w:r w:rsidR="00F3536C">
        <w:t xml:space="preserve"> for BCA inorganic 1 and in </w:t>
      </w:r>
      <w:r w:rsidR="00F3536C">
        <w:fldChar w:fldCharType="begin"/>
      </w:r>
      <w:r w:rsidR="00F3536C">
        <w:instrText xml:space="preserve"> REF _Ref117072094 \h </w:instrText>
      </w:r>
      <w:r w:rsidR="00F3536C">
        <w:fldChar w:fldCharType="separate"/>
      </w:r>
      <w:r w:rsidR="000120C7">
        <w:t xml:space="preserve">Figure </w:t>
      </w:r>
      <w:r w:rsidR="000120C7">
        <w:rPr>
          <w:noProof/>
        </w:rPr>
        <w:t>6</w:t>
      </w:r>
      <w:r w:rsidR="00F3536C">
        <w:fldChar w:fldCharType="end"/>
      </w:r>
      <w:r w:rsidR="00F3536C">
        <w:t xml:space="preserve"> for </w:t>
      </w:r>
      <w:proofErr w:type="spellStart"/>
      <w:r w:rsidR="00F3536C">
        <w:t>Bangwe</w:t>
      </w:r>
      <w:proofErr w:type="spellEnd"/>
      <w:r w:rsidR="00F3536C">
        <w:t xml:space="preserve"> inorganic 1</w:t>
      </w:r>
      <w:r w:rsidR="00CF755B">
        <w:t>.</w:t>
      </w:r>
      <w:r w:rsidR="00F3536C">
        <w:t xml:space="preserve"> Clearly, the fit in the second case is less ideal</w:t>
      </w:r>
      <w:r w:rsidR="00F11C8B">
        <w:t xml:space="preserve">. </w:t>
      </w:r>
      <w:r w:rsidR="003343B2">
        <w:t xml:space="preserve">In </w:t>
      </w:r>
      <w:r w:rsidR="003343B2">
        <w:fldChar w:fldCharType="begin"/>
      </w:r>
      <w:r w:rsidR="003343B2">
        <w:instrText xml:space="preserve"> REF _Ref117094173 \h </w:instrText>
      </w:r>
      <w:r w:rsidR="003343B2">
        <w:fldChar w:fldCharType="separate"/>
      </w:r>
      <w:r w:rsidR="000120C7">
        <w:t xml:space="preserve">Figure </w:t>
      </w:r>
      <w:r w:rsidR="000120C7">
        <w:rPr>
          <w:noProof/>
        </w:rPr>
        <w:t>7</w:t>
      </w:r>
      <w:r w:rsidR="003343B2">
        <w:fldChar w:fldCharType="end"/>
      </w:r>
      <w:r w:rsidR="003343B2">
        <w:t xml:space="preserve">, the removal of spikes is effectively </w:t>
      </w:r>
      <w:r w:rsidR="00DF1938">
        <w:t xml:space="preserve">displayed. </w:t>
      </w:r>
      <w:commentRangeEnd w:id="40"/>
      <w:r w:rsidR="006F7A18">
        <w:rPr>
          <w:rStyle w:val="CommentReference"/>
        </w:rPr>
        <w:commentReference w:id="40"/>
      </w:r>
      <w:commentRangeEnd w:id="41"/>
      <w:r w:rsidR="006F7A18">
        <w:rPr>
          <w:rStyle w:val="CommentReference"/>
        </w:rPr>
        <w:commentReference w:id="41"/>
      </w:r>
    </w:p>
    <w:p w14:paraId="736960E9" w14:textId="77777777" w:rsidR="00CF755B" w:rsidRDefault="003F728C" w:rsidP="00CF755B">
      <w:pPr>
        <w:keepNext/>
        <w:jc w:val="center"/>
      </w:pPr>
      <w:r>
        <w:rPr>
          <w:noProof/>
        </w:rPr>
        <w:lastRenderedPageBreak/>
        <w:drawing>
          <wp:inline distT="0" distB="0" distL="0" distR="0" wp14:anchorId="085BC1CA" wp14:editId="73BCE80B">
            <wp:extent cx="5040000" cy="5252745"/>
            <wp:effectExtent l="0" t="0" r="825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000" cy="5252745"/>
                    </a:xfrm>
                    <a:prstGeom prst="rect">
                      <a:avLst/>
                    </a:prstGeom>
                    <a:noFill/>
                    <a:ln>
                      <a:noFill/>
                    </a:ln>
                  </pic:spPr>
                </pic:pic>
              </a:graphicData>
            </a:graphic>
          </wp:inline>
        </w:drawing>
      </w:r>
    </w:p>
    <w:p w14:paraId="61E2F4EC" w14:textId="53FBB4D2" w:rsidR="003F728C" w:rsidRDefault="00CF755B" w:rsidP="00CF755B">
      <w:pPr>
        <w:pStyle w:val="Caption"/>
        <w:jc w:val="center"/>
        <w:rPr>
          <w:ins w:id="42" w:author="Tilley  Elizabeth" w:date="2022-10-24T15:51:00Z"/>
        </w:rPr>
      </w:pPr>
      <w:bookmarkStart w:id="43" w:name="_Ref117071878"/>
      <w:r>
        <w:t xml:space="preserve">Figure </w:t>
      </w:r>
      <w:fldSimple w:instr=" SEQ Figure \* ARABIC ">
        <w:r w:rsidR="000120C7">
          <w:rPr>
            <w:noProof/>
          </w:rPr>
          <w:t>5</w:t>
        </w:r>
      </w:fldSimple>
      <w:bookmarkEnd w:id="43"/>
      <w:r>
        <w:t xml:space="preserve"> Results of ramps for BCA inorganic 1</w:t>
      </w:r>
      <w:r w:rsidR="00C84407">
        <w:t xml:space="preserve"> (spikes removed)</w:t>
      </w:r>
    </w:p>
    <w:p w14:paraId="7A54D153" w14:textId="77777777" w:rsidR="006F7A18" w:rsidRPr="006F7A18" w:rsidRDefault="006F7A18" w:rsidP="006F7A18">
      <w:pPr>
        <w:pPrChange w:id="44" w:author="Tilley  Elizabeth" w:date="2022-10-24T15:51:00Z">
          <w:pPr>
            <w:pStyle w:val="Caption"/>
            <w:jc w:val="center"/>
          </w:pPr>
        </w:pPrChange>
      </w:pPr>
    </w:p>
    <w:p w14:paraId="733BC58E" w14:textId="5716D3D8" w:rsidR="00F3536C" w:rsidRDefault="00F3536C" w:rsidP="00F3536C"/>
    <w:p w14:paraId="74F89CCE" w14:textId="77777777" w:rsidR="00F3536C" w:rsidRDefault="00F3536C" w:rsidP="00F3536C">
      <w:pPr>
        <w:keepNext/>
        <w:jc w:val="center"/>
      </w:pPr>
      <w:r>
        <w:rPr>
          <w:noProof/>
        </w:rPr>
        <w:lastRenderedPageBreak/>
        <w:drawing>
          <wp:inline distT="0" distB="0" distL="0" distR="0" wp14:anchorId="6B3ECFE2" wp14:editId="6A513D67">
            <wp:extent cx="5040000" cy="5252745"/>
            <wp:effectExtent l="0" t="0" r="825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0000" cy="5252745"/>
                    </a:xfrm>
                    <a:prstGeom prst="rect">
                      <a:avLst/>
                    </a:prstGeom>
                    <a:noFill/>
                    <a:ln>
                      <a:noFill/>
                    </a:ln>
                  </pic:spPr>
                </pic:pic>
              </a:graphicData>
            </a:graphic>
          </wp:inline>
        </w:drawing>
      </w:r>
    </w:p>
    <w:p w14:paraId="21C9D7AB" w14:textId="6F2D142B" w:rsidR="00F3536C" w:rsidRDefault="00F3536C" w:rsidP="00F3536C">
      <w:pPr>
        <w:pStyle w:val="Caption"/>
        <w:jc w:val="center"/>
      </w:pPr>
      <w:bookmarkStart w:id="45" w:name="_Ref117072094"/>
      <w:r>
        <w:t xml:space="preserve">Figure </w:t>
      </w:r>
      <w:fldSimple w:instr=" SEQ Figure \* ARABIC ">
        <w:r w:rsidR="000120C7">
          <w:rPr>
            <w:noProof/>
          </w:rPr>
          <w:t>6</w:t>
        </w:r>
      </w:fldSimple>
      <w:bookmarkEnd w:id="45"/>
      <w:r>
        <w:t xml:space="preserve"> Results of ramps for Bangwe inorganic 1</w:t>
      </w:r>
      <w:r w:rsidR="00C84407">
        <w:t xml:space="preserve"> (spikes removed)</w:t>
      </w:r>
    </w:p>
    <w:p w14:paraId="2CA414FC" w14:textId="2DC5D7F2" w:rsidR="00862CCE" w:rsidRDefault="00862CCE" w:rsidP="00862CCE"/>
    <w:p w14:paraId="759503AA" w14:textId="77777777" w:rsidR="00862CCE" w:rsidRDefault="00862CCE" w:rsidP="00862CCE">
      <w:pPr>
        <w:keepNext/>
        <w:jc w:val="center"/>
      </w:pPr>
      <w:r>
        <w:rPr>
          <w:noProof/>
        </w:rPr>
        <w:lastRenderedPageBreak/>
        <w:drawing>
          <wp:inline distT="0" distB="0" distL="0" distR="0" wp14:anchorId="085AF12A" wp14:editId="2869F40C">
            <wp:extent cx="5040000" cy="5252745"/>
            <wp:effectExtent l="0" t="0" r="825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000" cy="5252745"/>
                    </a:xfrm>
                    <a:prstGeom prst="rect">
                      <a:avLst/>
                    </a:prstGeom>
                    <a:noFill/>
                    <a:ln>
                      <a:noFill/>
                    </a:ln>
                  </pic:spPr>
                </pic:pic>
              </a:graphicData>
            </a:graphic>
          </wp:inline>
        </w:drawing>
      </w:r>
    </w:p>
    <w:p w14:paraId="64BA9CFA" w14:textId="20B58E65" w:rsidR="00D435B7" w:rsidRPr="00D435B7" w:rsidRDefault="00862CCE" w:rsidP="003343B2">
      <w:pPr>
        <w:pStyle w:val="Caption"/>
        <w:jc w:val="center"/>
      </w:pPr>
      <w:bookmarkStart w:id="46" w:name="_Ref117094173"/>
      <w:r>
        <w:t xml:space="preserve">Figure </w:t>
      </w:r>
      <w:fldSimple w:instr=" SEQ Figure \* ARABIC ">
        <w:r w:rsidR="000120C7">
          <w:rPr>
            <w:noProof/>
          </w:rPr>
          <w:t>7</w:t>
        </w:r>
      </w:fldSimple>
      <w:bookmarkEnd w:id="46"/>
      <w:r>
        <w:t xml:space="preserve"> Results of ramps for Chigumula inorganic 1</w:t>
      </w:r>
      <w:r w:rsidR="00C84407">
        <w:t xml:space="preserve"> (spikes removed)</w:t>
      </w:r>
    </w:p>
    <w:p w14:paraId="700BA2A8" w14:textId="0AAE6511" w:rsidR="00AC0558" w:rsidRDefault="005B3C65" w:rsidP="00C2629F">
      <w:pPr>
        <w:rPr>
          <w:ins w:id="47" w:author="Tilley  Elizabeth" w:date="2022-10-24T15:53:00Z"/>
        </w:rPr>
      </w:pPr>
      <w:r>
        <w:t xml:space="preserve">The aggregate results are shown in </w:t>
      </w:r>
      <w:r w:rsidR="00854BDC">
        <w:fldChar w:fldCharType="begin"/>
      </w:r>
      <w:r w:rsidR="00854BDC">
        <w:instrText xml:space="preserve"> REF _Ref117093632 \h </w:instrText>
      </w:r>
      <w:r w:rsidR="00854BDC">
        <w:fldChar w:fldCharType="separate"/>
      </w:r>
      <w:r w:rsidR="000120C7">
        <w:t xml:space="preserve">Table </w:t>
      </w:r>
      <w:r w:rsidR="000120C7">
        <w:rPr>
          <w:noProof/>
        </w:rPr>
        <w:t>1</w:t>
      </w:r>
      <w:r w:rsidR="00854BDC">
        <w:fldChar w:fldCharType="end"/>
      </w:r>
      <w:r w:rsidR="00A202F7">
        <w:t xml:space="preserve">. The minimum and maximum values </w:t>
      </w:r>
      <w:r w:rsidR="00651A85">
        <w:t xml:space="preserve">indicate if </w:t>
      </w:r>
      <w:r w:rsidR="00724E09">
        <w:t>spikes were removed</w:t>
      </w:r>
      <w:r w:rsidR="002F5580">
        <w:t xml:space="preserve"> (min) or not (max)</w:t>
      </w:r>
      <w:r w:rsidR="00724E09">
        <w:t xml:space="preserve">. </w:t>
      </w:r>
      <w:r w:rsidR="002F4BB8">
        <w:t xml:space="preserve">For skips such as </w:t>
      </w:r>
      <w:commentRangeStart w:id="48"/>
      <w:proofErr w:type="spellStart"/>
      <w:r w:rsidR="002F4BB8">
        <w:t>Bangwe</w:t>
      </w:r>
      <w:proofErr w:type="spellEnd"/>
      <w:r w:rsidR="002F4BB8">
        <w:t xml:space="preserve"> inorganic 1</w:t>
      </w:r>
      <w:commentRangeEnd w:id="48"/>
      <w:r w:rsidR="006F7A18">
        <w:rPr>
          <w:rStyle w:val="CommentReference"/>
        </w:rPr>
        <w:commentReference w:id="48"/>
      </w:r>
      <w:r w:rsidR="002F4BB8">
        <w:t xml:space="preserve">, it turns out to make a large difference, as spikes and quick filling of the skip are confounded. </w:t>
      </w:r>
      <w:r w:rsidR="00C5695A">
        <w:t>Chigumula inorganic 1 also has a large differen</w:t>
      </w:r>
      <w:r w:rsidR="00FA2CF7">
        <w:t>ce between the minimum and maximum filling rates</w:t>
      </w:r>
      <w:r w:rsidR="003E6A14">
        <w:t>. However</w:t>
      </w:r>
      <w:r w:rsidR="00FA6514">
        <w:t xml:space="preserve">, in this case and as shown </w:t>
      </w:r>
      <w:r w:rsidR="00D11042">
        <w:t xml:space="preserve">in </w:t>
      </w:r>
      <w:r w:rsidR="00D11042">
        <w:fldChar w:fldCharType="begin"/>
      </w:r>
      <w:r w:rsidR="00D11042">
        <w:instrText xml:space="preserve"> REF _Ref117094173 \h </w:instrText>
      </w:r>
      <w:r w:rsidR="00D11042">
        <w:fldChar w:fldCharType="separate"/>
      </w:r>
      <w:r w:rsidR="000120C7">
        <w:t xml:space="preserve">Figure </w:t>
      </w:r>
      <w:r w:rsidR="000120C7">
        <w:rPr>
          <w:noProof/>
        </w:rPr>
        <w:t>7</w:t>
      </w:r>
      <w:r w:rsidR="00D11042">
        <w:fldChar w:fldCharType="end"/>
      </w:r>
      <w:r w:rsidR="00FA6514">
        <w:t xml:space="preserve">, the </w:t>
      </w:r>
      <w:r w:rsidR="00862CCE">
        <w:t xml:space="preserve">ramps fitting </w:t>
      </w:r>
      <w:r w:rsidR="009100E8">
        <w:t xml:space="preserve">with spikes removed is correct, </w:t>
      </w:r>
      <w:r w:rsidR="00994EDF">
        <w:t>and including the spikes incurs significant noise.</w:t>
      </w:r>
      <w:r w:rsidR="00215756">
        <w:t xml:space="preserve"> In </w:t>
      </w:r>
      <w:r w:rsidR="00215756">
        <w:fldChar w:fldCharType="begin"/>
      </w:r>
      <w:r w:rsidR="00215756">
        <w:instrText xml:space="preserve"> REF _Ref117093632 \h </w:instrText>
      </w:r>
      <w:r w:rsidR="00215756">
        <w:fldChar w:fldCharType="separate"/>
      </w:r>
      <w:r w:rsidR="000120C7">
        <w:t xml:space="preserve">Table </w:t>
      </w:r>
      <w:r w:rsidR="000120C7">
        <w:rPr>
          <w:noProof/>
        </w:rPr>
        <w:t>1</w:t>
      </w:r>
      <w:r w:rsidR="00215756">
        <w:fldChar w:fldCharType="end"/>
      </w:r>
      <w:r w:rsidR="00215756">
        <w:t xml:space="preserve">, one of the two filling rates is highlighted as chosen qualitatively based on the </w:t>
      </w:r>
      <w:r w:rsidR="00F920EF">
        <w:t xml:space="preserve">visual fit. </w:t>
      </w:r>
      <w:r w:rsidR="0095080F">
        <w:t xml:space="preserve">Having recourse to this is attributed to </w:t>
      </w:r>
      <w:r w:rsidR="003923FE">
        <w:t xml:space="preserve">the low granularity of data as well as unexplained events that result in spikes. </w:t>
      </w:r>
    </w:p>
    <w:p w14:paraId="5F67F752" w14:textId="0CB575F5" w:rsidR="006F7A18" w:rsidRDefault="006F7A18" w:rsidP="00C2629F">
      <w:pPr>
        <w:rPr>
          <w:ins w:id="49" w:author="Tilley  Elizabeth" w:date="2022-10-24T15:53:00Z"/>
        </w:rPr>
      </w:pPr>
    </w:p>
    <w:p w14:paraId="287AF5AC" w14:textId="77777777" w:rsidR="006F7A18" w:rsidRPr="00FA6514" w:rsidRDefault="006F7A18" w:rsidP="00C2629F"/>
    <w:p w14:paraId="219B4EBA" w14:textId="7828AA31" w:rsidR="00854BDC" w:rsidRDefault="00854BDC" w:rsidP="00854BDC">
      <w:pPr>
        <w:pStyle w:val="Caption"/>
        <w:keepNext/>
        <w:jc w:val="center"/>
      </w:pPr>
      <w:bookmarkStart w:id="50" w:name="_Ref117093632"/>
      <w:commentRangeStart w:id="51"/>
      <w:r>
        <w:lastRenderedPageBreak/>
        <w:t xml:space="preserve">Table </w:t>
      </w:r>
      <w:fldSimple w:instr=" SEQ Table \* ARABIC ">
        <w:r w:rsidR="000120C7">
          <w:rPr>
            <w:noProof/>
          </w:rPr>
          <w:t>1</w:t>
        </w:r>
      </w:fldSimple>
      <w:bookmarkEnd w:id="50"/>
      <w:r>
        <w:t xml:space="preserve"> Aggregate data from ramps analysis</w:t>
      </w:r>
      <w:commentRangeEnd w:id="51"/>
      <w:r w:rsidR="006F7A18">
        <w:rPr>
          <w:rStyle w:val="CommentReference"/>
          <w:i w:val="0"/>
          <w:iCs w:val="0"/>
          <w:color w:val="auto"/>
        </w:rPr>
        <w:commentReference w:id="51"/>
      </w:r>
    </w:p>
    <w:tbl>
      <w:tblPr>
        <w:tblStyle w:val="PlainTable1"/>
        <w:tblW w:w="8320" w:type="dxa"/>
        <w:tblLook w:val="04A0" w:firstRow="1" w:lastRow="0" w:firstColumn="1" w:lastColumn="0" w:noHBand="0" w:noVBand="1"/>
      </w:tblPr>
      <w:tblGrid>
        <w:gridCol w:w="2524"/>
        <w:gridCol w:w="988"/>
        <w:gridCol w:w="960"/>
        <w:gridCol w:w="960"/>
        <w:gridCol w:w="960"/>
        <w:gridCol w:w="1157"/>
        <w:gridCol w:w="960"/>
      </w:tblGrid>
      <w:tr w:rsidR="000768D2" w:rsidRPr="006F7A18" w14:paraId="1BD66113" w14:textId="77777777" w:rsidTr="00854BD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780043B8" w14:textId="1E600B4C" w:rsidR="000768D2" w:rsidRPr="006F7A18" w:rsidRDefault="000768D2" w:rsidP="000768D2">
            <w:pPr>
              <w:rPr>
                <w:rFonts w:ascii="Times New Roman" w:eastAsia="Times New Roman" w:hAnsi="Times New Roman" w:cs="Times New Roman"/>
                <w:sz w:val="24"/>
                <w:szCs w:val="24"/>
                <w:lang w:val="en-US"/>
              </w:rPr>
            </w:pPr>
            <w:r w:rsidRPr="006F7A18">
              <w:rPr>
                <w:rFonts w:ascii="Times New Roman" w:eastAsia="Times New Roman" w:hAnsi="Times New Roman" w:cs="Times New Roman"/>
                <w:color w:val="000000"/>
                <w:lang w:val="en-US"/>
                <w:rPrChange w:id="52" w:author="Tilley  Elizabeth" w:date="2022-10-24T15:54:00Z">
                  <w:rPr>
                    <w:rFonts w:ascii="Calibri" w:eastAsia="Times New Roman" w:hAnsi="Calibri" w:cs="Calibri"/>
                    <w:color w:val="000000"/>
                    <w:lang w:val="en-US"/>
                  </w:rPr>
                </w:rPrChange>
              </w:rPr>
              <w:t>Skip</w:t>
            </w:r>
          </w:p>
        </w:tc>
        <w:tc>
          <w:tcPr>
            <w:tcW w:w="960" w:type="dxa"/>
            <w:noWrap/>
            <w:hideMark/>
          </w:tcPr>
          <w:p w14:paraId="3D32E780" w14:textId="33DC79C0" w:rsidR="000768D2" w:rsidRPr="006F7A18" w:rsidRDefault="000768D2"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Change w:id="53"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US"/>
                <w:rPrChange w:id="54" w:author="Tilley  Elizabeth" w:date="2022-10-24T15:54:00Z">
                  <w:rPr>
                    <w:rFonts w:ascii="Calibri" w:eastAsia="Times New Roman" w:hAnsi="Calibri" w:cs="Calibri"/>
                    <w:color w:val="000000"/>
                    <w:lang w:val="en-US"/>
                  </w:rPr>
                </w:rPrChange>
              </w:rPr>
              <w:t>Avg</w:t>
            </w:r>
            <w:r w:rsidRPr="006F7A18">
              <w:rPr>
                <w:rFonts w:ascii="Times New Roman" w:eastAsia="Times New Roman" w:hAnsi="Times New Roman" w:cs="Times New Roman"/>
                <w:color w:val="000000"/>
                <w:lang w:val="en-CH"/>
                <w:rPrChange w:id="55" w:author="Tilley  Elizabeth" w:date="2022-10-24T15:54:00Z">
                  <w:rPr>
                    <w:rFonts w:ascii="Calibri" w:eastAsia="Times New Roman" w:hAnsi="Calibri" w:cs="Calibri"/>
                    <w:color w:val="000000"/>
                    <w:lang w:val="en-CH"/>
                  </w:rPr>
                </w:rPrChange>
              </w:rPr>
              <w:t xml:space="preserve"> filling rate min</w:t>
            </w:r>
          </w:p>
        </w:tc>
        <w:tc>
          <w:tcPr>
            <w:tcW w:w="960" w:type="dxa"/>
            <w:noWrap/>
            <w:hideMark/>
          </w:tcPr>
          <w:p w14:paraId="64E7E480" w14:textId="07B1E0FC" w:rsidR="000768D2" w:rsidRPr="006F7A18" w:rsidRDefault="000768D2"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Change w:id="56"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US"/>
                <w:rPrChange w:id="57" w:author="Tilley  Elizabeth" w:date="2022-10-24T15:54:00Z">
                  <w:rPr>
                    <w:rFonts w:ascii="Calibri" w:eastAsia="Times New Roman" w:hAnsi="Calibri" w:cs="Calibri"/>
                    <w:color w:val="000000"/>
                    <w:lang w:val="en-US"/>
                  </w:rPr>
                </w:rPrChange>
              </w:rPr>
              <w:t>Avg</w:t>
            </w:r>
            <w:r w:rsidRPr="006F7A18">
              <w:rPr>
                <w:rFonts w:ascii="Times New Roman" w:eastAsia="Times New Roman" w:hAnsi="Times New Roman" w:cs="Times New Roman"/>
                <w:color w:val="000000"/>
                <w:lang w:val="en-CH"/>
                <w:rPrChange w:id="58" w:author="Tilley  Elizabeth" w:date="2022-10-24T15:54:00Z">
                  <w:rPr>
                    <w:rFonts w:ascii="Calibri" w:eastAsia="Times New Roman" w:hAnsi="Calibri" w:cs="Calibri"/>
                    <w:color w:val="000000"/>
                    <w:lang w:val="en-CH"/>
                  </w:rPr>
                </w:rPrChange>
              </w:rPr>
              <w:t xml:space="preserve"> filling rate max</w:t>
            </w:r>
          </w:p>
        </w:tc>
        <w:tc>
          <w:tcPr>
            <w:tcW w:w="960" w:type="dxa"/>
            <w:noWrap/>
            <w:hideMark/>
          </w:tcPr>
          <w:p w14:paraId="2F35FBE3" w14:textId="0C8A9D7C" w:rsidR="000768D2" w:rsidRPr="006F7A18" w:rsidRDefault="000768D2"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Change w:id="59" w:author="Tilley  Elizabeth" w:date="2022-10-24T15:54:00Z">
                  <w:rPr>
                    <w:rFonts w:ascii="Calibri" w:eastAsia="Times New Roman" w:hAnsi="Calibri" w:cs="Calibri"/>
                    <w:color w:val="000000"/>
                    <w:lang w:val="en-US"/>
                  </w:rPr>
                </w:rPrChange>
              </w:rPr>
            </w:pPr>
            <w:r w:rsidRPr="006F7A18">
              <w:rPr>
                <w:rFonts w:ascii="Times New Roman" w:eastAsia="Times New Roman" w:hAnsi="Times New Roman" w:cs="Times New Roman"/>
                <w:color w:val="000000"/>
                <w:lang w:val="en-CH"/>
                <w:rPrChange w:id="60" w:author="Tilley  Elizabeth" w:date="2022-10-24T15:54:00Z">
                  <w:rPr>
                    <w:rFonts w:ascii="Calibri" w:eastAsia="Times New Roman" w:hAnsi="Calibri" w:cs="Calibri"/>
                    <w:color w:val="000000"/>
                    <w:lang w:val="en-CH"/>
                  </w:rPr>
                </w:rPrChange>
              </w:rPr>
              <w:t xml:space="preserve"># </w:t>
            </w:r>
            <w:r w:rsidRPr="006F7A18">
              <w:rPr>
                <w:rFonts w:ascii="Times New Roman" w:eastAsia="Times New Roman" w:hAnsi="Times New Roman" w:cs="Times New Roman"/>
                <w:color w:val="000000"/>
                <w:lang w:val="en-US"/>
                <w:rPrChange w:id="61" w:author="Tilley  Elizabeth" w:date="2022-10-24T15:54:00Z">
                  <w:rPr>
                    <w:rFonts w:ascii="Calibri" w:eastAsia="Times New Roman" w:hAnsi="Calibri" w:cs="Calibri"/>
                    <w:color w:val="000000"/>
                    <w:lang w:val="en-US"/>
                  </w:rPr>
                </w:rPrChange>
              </w:rPr>
              <w:t>min</w:t>
            </w:r>
          </w:p>
        </w:tc>
        <w:tc>
          <w:tcPr>
            <w:tcW w:w="960" w:type="dxa"/>
            <w:noWrap/>
            <w:hideMark/>
          </w:tcPr>
          <w:p w14:paraId="450CF0D5" w14:textId="37A5DB15" w:rsidR="000768D2" w:rsidRPr="006F7A18" w:rsidRDefault="000768D2"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Change w:id="62" w:author="Tilley  Elizabeth" w:date="2022-10-24T15:54:00Z">
                  <w:rPr>
                    <w:rFonts w:ascii="Calibri" w:eastAsia="Times New Roman" w:hAnsi="Calibri" w:cs="Calibri"/>
                    <w:color w:val="000000"/>
                    <w:lang w:val="en-US"/>
                  </w:rPr>
                </w:rPrChange>
              </w:rPr>
            </w:pPr>
            <w:r w:rsidRPr="006F7A18">
              <w:rPr>
                <w:rFonts w:ascii="Times New Roman" w:eastAsia="Times New Roman" w:hAnsi="Times New Roman" w:cs="Times New Roman"/>
                <w:color w:val="000000"/>
                <w:lang w:val="en-CH"/>
                <w:rPrChange w:id="63" w:author="Tilley  Elizabeth" w:date="2022-10-24T15:54:00Z">
                  <w:rPr>
                    <w:rFonts w:ascii="Calibri" w:eastAsia="Times New Roman" w:hAnsi="Calibri" w:cs="Calibri"/>
                    <w:color w:val="000000"/>
                    <w:lang w:val="en-CH"/>
                  </w:rPr>
                </w:rPrChange>
              </w:rPr>
              <w:t xml:space="preserve"># </w:t>
            </w:r>
            <w:r w:rsidRPr="006F7A18">
              <w:rPr>
                <w:rFonts w:ascii="Times New Roman" w:eastAsia="Times New Roman" w:hAnsi="Times New Roman" w:cs="Times New Roman"/>
                <w:color w:val="000000"/>
                <w:lang w:val="en-US"/>
                <w:rPrChange w:id="64" w:author="Tilley  Elizabeth" w:date="2022-10-24T15:54:00Z">
                  <w:rPr>
                    <w:rFonts w:ascii="Calibri" w:eastAsia="Times New Roman" w:hAnsi="Calibri" w:cs="Calibri"/>
                    <w:color w:val="000000"/>
                    <w:lang w:val="en-US"/>
                  </w:rPr>
                </w:rPrChange>
              </w:rPr>
              <w:t>max</w:t>
            </w:r>
          </w:p>
        </w:tc>
        <w:tc>
          <w:tcPr>
            <w:tcW w:w="1157" w:type="dxa"/>
            <w:noWrap/>
            <w:hideMark/>
          </w:tcPr>
          <w:p w14:paraId="1C7FEC27" w14:textId="7AF86C1F" w:rsidR="000768D2" w:rsidRPr="006F7A18" w:rsidRDefault="000768D2"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Change w:id="65"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US"/>
                <w:rPrChange w:id="66" w:author="Tilley  Elizabeth" w:date="2022-10-24T15:54:00Z">
                  <w:rPr>
                    <w:rFonts w:ascii="Calibri" w:eastAsia="Times New Roman" w:hAnsi="Calibri" w:cs="Calibri"/>
                    <w:color w:val="000000"/>
                    <w:lang w:val="en-US"/>
                  </w:rPr>
                </w:rPrChange>
              </w:rPr>
              <w:t>Prop.</w:t>
            </w:r>
            <w:r w:rsidRPr="006F7A18">
              <w:rPr>
                <w:rFonts w:ascii="Times New Roman" w:eastAsia="Times New Roman" w:hAnsi="Times New Roman" w:cs="Times New Roman"/>
                <w:color w:val="000000"/>
                <w:lang w:val="en-CH"/>
                <w:rPrChange w:id="67" w:author="Tilley  Elizabeth" w:date="2022-10-24T15:54:00Z">
                  <w:rPr>
                    <w:rFonts w:ascii="Calibri" w:eastAsia="Times New Roman" w:hAnsi="Calibri" w:cs="Calibri"/>
                    <w:color w:val="000000"/>
                    <w:lang w:val="en-CH"/>
                  </w:rPr>
                </w:rPrChange>
              </w:rPr>
              <w:t xml:space="preserve"> overfull</w:t>
            </w:r>
          </w:p>
        </w:tc>
        <w:tc>
          <w:tcPr>
            <w:tcW w:w="960" w:type="dxa"/>
            <w:noWrap/>
            <w:hideMark/>
          </w:tcPr>
          <w:p w14:paraId="729366A9" w14:textId="77777777" w:rsidR="000768D2" w:rsidRPr="006F7A18" w:rsidRDefault="000768D2"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Change w:id="68"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69" w:author="Tilley  Elizabeth" w:date="2022-10-24T15:54:00Z">
                  <w:rPr>
                    <w:rFonts w:ascii="Calibri" w:eastAsia="Times New Roman" w:hAnsi="Calibri" w:cs="Calibri"/>
                    <w:color w:val="000000"/>
                    <w:lang w:val="en-CH"/>
                  </w:rPr>
                </w:rPrChange>
              </w:rPr>
              <w:t>period (days)</w:t>
            </w:r>
          </w:p>
        </w:tc>
      </w:tr>
      <w:tr w:rsidR="000768D2" w:rsidRPr="006F7A18" w14:paraId="1CDDF511"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56DD2A" w14:textId="77777777" w:rsidR="008D4704" w:rsidRPr="006F7A18" w:rsidRDefault="008D4704" w:rsidP="008D4704">
            <w:pPr>
              <w:rPr>
                <w:rFonts w:ascii="Times New Roman" w:eastAsia="Times New Roman" w:hAnsi="Times New Roman" w:cs="Times New Roman"/>
                <w:color w:val="000000"/>
                <w:lang w:val="en-CH"/>
                <w:rPrChange w:id="70"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71" w:author="Tilley  Elizabeth" w:date="2022-10-24T15:54:00Z">
                  <w:rPr>
                    <w:rFonts w:ascii="Calibri" w:eastAsia="Times New Roman" w:hAnsi="Calibri" w:cs="Calibri"/>
                    <w:color w:val="000000"/>
                    <w:lang w:val="en-CH"/>
                  </w:rPr>
                </w:rPrChange>
              </w:rPr>
              <w:t>Bangwe_Organic_1</w:t>
            </w:r>
          </w:p>
        </w:tc>
        <w:tc>
          <w:tcPr>
            <w:tcW w:w="960" w:type="dxa"/>
            <w:noWrap/>
            <w:hideMark/>
          </w:tcPr>
          <w:p w14:paraId="416F3DC5"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Change w:id="72" w:author="Tilley  Elizabeth" w:date="2022-10-24T15:54:00Z">
                  <w:rPr>
                    <w:rFonts w:ascii="Calibri" w:eastAsia="Times New Roman" w:hAnsi="Calibri" w:cs="Calibri"/>
                    <w:b/>
                    <w:bCs/>
                    <w:color w:val="000000"/>
                    <w:lang w:val="en-CH"/>
                  </w:rPr>
                </w:rPrChange>
              </w:rPr>
            </w:pPr>
            <w:r w:rsidRPr="006F7A18">
              <w:rPr>
                <w:rFonts w:ascii="Times New Roman" w:eastAsia="Times New Roman" w:hAnsi="Times New Roman" w:cs="Times New Roman"/>
                <w:b/>
                <w:bCs/>
                <w:color w:val="000000"/>
                <w:lang w:val="en-CH"/>
                <w:rPrChange w:id="73" w:author="Tilley  Elizabeth" w:date="2022-10-24T15:54:00Z">
                  <w:rPr>
                    <w:rFonts w:ascii="Calibri" w:eastAsia="Times New Roman" w:hAnsi="Calibri" w:cs="Calibri"/>
                    <w:b/>
                    <w:bCs/>
                    <w:color w:val="000000"/>
                    <w:lang w:val="en-CH"/>
                  </w:rPr>
                </w:rPrChange>
              </w:rPr>
              <w:t>0.215</w:t>
            </w:r>
          </w:p>
        </w:tc>
        <w:tc>
          <w:tcPr>
            <w:tcW w:w="960" w:type="dxa"/>
            <w:noWrap/>
            <w:hideMark/>
          </w:tcPr>
          <w:p w14:paraId="63A17A2B"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74"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75" w:author="Tilley  Elizabeth" w:date="2022-10-24T15:54:00Z">
                  <w:rPr>
                    <w:rFonts w:ascii="Calibri" w:eastAsia="Times New Roman" w:hAnsi="Calibri" w:cs="Calibri"/>
                    <w:color w:val="000000"/>
                    <w:lang w:val="en-CH"/>
                  </w:rPr>
                </w:rPrChange>
              </w:rPr>
              <w:t>0.215</w:t>
            </w:r>
          </w:p>
        </w:tc>
        <w:tc>
          <w:tcPr>
            <w:tcW w:w="960" w:type="dxa"/>
            <w:noWrap/>
            <w:hideMark/>
          </w:tcPr>
          <w:p w14:paraId="44D8A806"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76"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77" w:author="Tilley  Elizabeth" w:date="2022-10-24T15:54:00Z">
                  <w:rPr>
                    <w:rFonts w:ascii="Calibri" w:eastAsia="Times New Roman" w:hAnsi="Calibri" w:cs="Calibri"/>
                    <w:color w:val="000000"/>
                    <w:lang w:val="en-CH"/>
                  </w:rPr>
                </w:rPrChange>
              </w:rPr>
              <w:t>24</w:t>
            </w:r>
          </w:p>
        </w:tc>
        <w:tc>
          <w:tcPr>
            <w:tcW w:w="960" w:type="dxa"/>
            <w:noWrap/>
            <w:hideMark/>
          </w:tcPr>
          <w:p w14:paraId="46B2D74E"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78"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79" w:author="Tilley  Elizabeth" w:date="2022-10-24T15:54:00Z">
                  <w:rPr>
                    <w:rFonts w:ascii="Calibri" w:eastAsia="Times New Roman" w:hAnsi="Calibri" w:cs="Calibri"/>
                    <w:color w:val="000000"/>
                    <w:lang w:val="en-CH"/>
                  </w:rPr>
                </w:rPrChange>
              </w:rPr>
              <w:t>26</w:t>
            </w:r>
          </w:p>
        </w:tc>
        <w:tc>
          <w:tcPr>
            <w:tcW w:w="1157" w:type="dxa"/>
            <w:noWrap/>
            <w:hideMark/>
          </w:tcPr>
          <w:p w14:paraId="55FA9F1B"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80"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81" w:author="Tilley  Elizabeth" w:date="2022-10-24T15:54:00Z">
                  <w:rPr>
                    <w:rFonts w:ascii="Calibri" w:eastAsia="Times New Roman" w:hAnsi="Calibri" w:cs="Calibri"/>
                    <w:color w:val="000000"/>
                    <w:lang w:val="en-CH"/>
                  </w:rPr>
                </w:rPrChange>
              </w:rPr>
              <w:t>0.258</w:t>
            </w:r>
          </w:p>
        </w:tc>
        <w:tc>
          <w:tcPr>
            <w:tcW w:w="960" w:type="dxa"/>
            <w:noWrap/>
            <w:hideMark/>
          </w:tcPr>
          <w:p w14:paraId="0AB6AB80"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82"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83" w:author="Tilley  Elizabeth" w:date="2022-10-24T15:54:00Z">
                  <w:rPr>
                    <w:rFonts w:ascii="Calibri" w:eastAsia="Times New Roman" w:hAnsi="Calibri" w:cs="Calibri"/>
                    <w:color w:val="000000"/>
                    <w:lang w:val="en-CH"/>
                  </w:rPr>
                </w:rPrChange>
              </w:rPr>
              <w:t>341</w:t>
            </w:r>
          </w:p>
        </w:tc>
      </w:tr>
      <w:tr w:rsidR="008D4704" w:rsidRPr="006F7A18" w14:paraId="4FFA01B0"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0F3D0F" w14:textId="77777777" w:rsidR="008D4704" w:rsidRPr="006F7A18" w:rsidRDefault="008D4704" w:rsidP="008D4704">
            <w:pPr>
              <w:rPr>
                <w:rFonts w:ascii="Times New Roman" w:eastAsia="Times New Roman" w:hAnsi="Times New Roman" w:cs="Times New Roman"/>
                <w:color w:val="000000"/>
                <w:lang w:val="en-CH"/>
                <w:rPrChange w:id="84" w:author="Tilley  Elizabeth" w:date="2022-10-24T15:54:00Z">
                  <w:rPr>
                    <w:rFonts w:ascii="Calibri" w:eastAsia="Times New Roman" w:hAnsi="Calibri" w:cs="Calibri"/>
                    <w:color w:val="000000"/>
                    <w:lang w:val="en-CH"/>
                  </w:rPr>
                </w:rPrChange>
              </w:rPr>
            </w:pPr>
            <w:commentRangeStart w:id="85"/>
            <w:r w:rsidRPr="006F7A18">
              <w:rPr>
                <w:rFonts w:ascii="Times New Roman" w:eastAsia="Times New Roman" w:hAnsi="Times New Roman" w:cs="Times New Roman"/>
                <w:color w:val="000000"/>
                <w:lang w:val="en-CH"/>
                <w:rPrChange w:id="86" w:author="Tilley  Elizabeth" w:date="2022-10-24T15:54:00Z">
                  <w:rPr>
                    <w:rFonts w:ascii="Calibri" w:eastAsia="Times New Roman" w:hAnsi="Calibri" w:cs="Calibri"/>
                    <w:color w:val="000000"/>
                    <w:lang w:val="en-CH"/>
                  </w:rPr>
                </w:rPrChange>
              </w:rPr>
              <w:t>Bangwe_Organic_2</w:t>
            </w:r>
            <w:commentRangeEnd w:id="85"/>
            <w:r w:rsidR="009C1CF4">
              <w:rPr>
                <w:rStyle w:val="CommentReference"/>
                <w:b w:val="0"/>
                <w:bCs w:val="0"/>
              </w:rPr>
              <w:commentReference w:id="85"/>
            </w:r>
          </w:p>
        </w:tc>
        <w:tc>
          <w:tcPr>
            <w:tcW w:w="960" w:type="dxa"/>
            <w:noWrap/>
            <w:hideMark/>
          </w:tcPr>
          <w:p w14:paraId="05A61E8D" w14:textId="77777777" w:rsidR="008D4704" w:rsidRPr="006F7A18"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Change w:id="87" w:author="Tilley  Elizabeth" w:date="2022-10-24T15:54:00Z">
                  <w:rPr>
                    <w:rFonts w:ascii="Calibri" w:eastAsia="Times New Roman" w:hAnsi="Calibri" w:cs="Calibri"/>
                    <w:color w:val="000000"/>
                    <w:lang w:val="en-CH"/>
                  </w:rPr>
                </w:rPrChange>
              </w:rPr>
            </w:pPr>
          </w:p>
        </w:tc>
        <w:tc>
          <w:tcPr>
            <w:tcW w:w="960" w:type="dxa"/>
            <w:noWrap/>
            <w:hideMark/>
          </w:tcPr>
          <w:p w14:paraId="50EEC03E" w14:textId="77777777" w:rsidR="008D4704" w:rsidRPr="006F7A18"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7251ED20" w14:textId="77777777" w:rsidR="008D4704" w:rsidRPr="006F7A18"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4C02E653" w14:textId="77777777" w:rsidR="008D4704" w:rsidRPr="006F7A18"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1157" w:type="dxa"/>
            <w:noWrap/>
            <w:hideMark/>
          </w:tcPr>
          <w:p w14:paraId="264AE82E" w14:textId="77777777" w:rsidR="008D4704" w:rsidRPr="006F7A18"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22B9E103" w14:textId="77777777" w:rsidR="008D4704" w:rsidRPr="006F7A18"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r>
      <w:tr w:rsidR="000768D2" w:rsidRPr="006F7A18" w14:paraId="007F1559"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51F8F5C" w14:textId="77777777" w:rsidR="008D4704" w:rsidRPr="006F7A18" w:rsidRDefault="008D4704" w:rsidP="008D4704">
            <w:pPr>
              <w:rPr>
                <w:rFonts w:ascii="Times New Roman" w:eastAsia="Times New Roman" w:hAnsi="Times New Roman" w:cs="Times New Roman"/>
                <w:color w:val="000000"/>
                <w:lang w:val="en-CH"/>
                <w:rPrChange w:id="88"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89" w:author="Tilley  Elizabeth" w:date="2022-10-24T15:54:00Z">
                  <w:rPr>
                    <w:rFonts w:ascii="Calibri" w:eastAsia="Times New Roman" w:hAnsi="Calibri" w:cs="Calibri"/>
                    <w:color w:val="000000"/>
                    <w:lang w:val="en-CH"/>
                  </w:rPr>
                </w:rPrChange>
              </w:rPr>
              <w:t>Bangwe_inorganic_1</w:t>
            </w:r>
          </w:p>
        </w:tc>
        <w:tc>
          <w:tcPr>
            <w:tcW w:w="960" w:type="dxa"/>
            <w:noWrap/>
            <w:hideMark/>
          </w:tcPr>
          <w:p w14:paraId="66CB8EC4" w14:textId="77777777" w:rsidR="008D4704" w:rsidRPr="006F7A18" w:rsidRDefault="008D4704" w:rsidP="00091165">
            <w:pPr>
              <w:ind w:left="-76"/>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90" w:author="Tilley  Elizabeth" w:date="2022-10-24T15:54:00Z">
                  <w:rPr>
                    <w:rFonts w:ascii="Calibri" w:eastAsia="Times New Roman" w:hAnsi="Calibri" w:cs="Calibri"/>
                    <w:color w:val="000000"/>
                    <w:lang w:val="en-CH"/>
                  </w:rPr>
                </w:rPrChange>
              </w:rPr>
            </w:pPr>
            <w:commentRangeStart w:id="91"/>
            <w:r w:rsidRPr="006F7A18">
              <w:rPr>
                <w:rFonts w:ascii="Times New Roman" w:eastAsia="Times New Roman" w:hAnsi="Times New Roman" w:cs="Times New Roman"/>
                <w:color w:val="000000"/>
                <w:lang w:val="en-CH"/>
                <w:rPrChange w:id="92" w:author="Tilley  Elizabeth" w:date="2022-10-24T15:54:00Z">
                  <w:rPr>
                    <w:rFonts w:ascii="Calibri" w:eastAsia="Times New Roman" w:hAnsi="Calibri" w:cs="Calibri"/>
                    <w:color w:val="000000"/>
                    <w:lang w:val="en-CH"/>
                  </w:rPr>
                </w:rPrChange>
              </w:rPr>
              <w:t>0.49</w:t>
            </w:r>
            <w:commentRangeEnd w:id="91"/>
            <w:r w:rsidR="009C1CF4">
              <w:rPr>
                <w:rStyle w:val="CommentReference"/>
              </w:rPr>
              <w:commentReference w:id="91"/>
            </w:r>
          </w:p>
        </w:tc>
        <w:tc>
          <w:tcPr>
            <w:tcW w:w="960" w:type="dxa"/>
            <w:noWrap/>
            <w:hideMark/>
          </w:tcPr>
          <w:p w14:paraId="2A30E6F2"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Change w:id="93" w:author="Tilley  Elizabeth" w:date="2022-10-24T15:54:00Z">
                  <w:rPr>
                    <w:rFonts w:ascii="Calibri" w:eastAsia="Times New Roman" w:hAnsi="Calibri" w:cs="Calibri"/>
                    <w:b/>
                    <w:bCs/>
                    <w:color w:val="000000"/>
                    <w:lang w:val="en-CH"/>
                  </w:rPr>
                </w:rPrChange>
              </w:rPr>
            </w:pPr>
            <w:r w:rsidRPr="006F7A18">
              <w:rPr>
                <w:rFonts w:ascii="Times New Roman" w:eastAsia="Times New Roman" w:hAnsi="Times New Roman" w:cs="Times New Roman"/>
                <w:b/>
                <w:bCs/>
                <w:color w:val="000000"/>
                <w:lang w:val="en-CH"/>
                <w:rPrChange w:id="94" w:author="Tilley  Elizabeth" w:date="2022-10-24T15:54:00Z">
                  <w:rPr>
                    <w:rFonts w:ascii="Calibri" w:eastAsia="Times New Roman" w:hAnsi="Calibri" w:cs="Calibri"/>
                    <w:b/>
                    <w:bCs/>
                    <w:color w:val="000000"/>
                    <w:lang w:val="en-CH"/>
                  </w:rPr>
                </w:rPrChange>
              </w:rPr>
              <w:t>0.766</w:t>
            </w:r>
          </w:p>
        </w:tc>
        <w:tc>
          <w:tcPr>
            <w:tcW w:w="960" w:type="dxa"/>
            <w:noWrap/>
            <w:hideMark/>
          </w:tcPr>
          <w:p w14:paraId="3118A16A"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95"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96" w:author="Tilley  Elizabeth" w:date="2022-10-24T15:54:00Z">
                  <w:rPr>
                    <w:rFonts w:ascii="Calibri" w:eastAsia="Times New Roman" w:hAnsi="Calibri" w:cs="Calibri"/>
                    <w:color w:val="000000"/>
                    <w:lang w:val="en-CH"/>
                  </w:rPr>
                </w:rPrChange>
              </w:rPr>
              <w:t>23</w:t>
            </w:r>
          </w:p>
        </w:tc>
        <w:tc>
          <w:tcPr>
            <w:tcW w:w="960" w:type="dxa"/>
            <w:noWrap/>
            <w:hideMark/>
          </w:tcPr>
          <w:p w14:paraId="18F52EA3"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97"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98" w:author="Tilley  Elizabeth" w:date="2022-10-24T15:54:00Z">
                  <w:rPr>
                    <w:rFonts w:ascii="Calibri" w:eastAsia="Times New Roman" w:hAnsi="Calibri" w:cs="Calibri"/>
                    <w:color w:val="000000"/>
                    <w:lang w:val="en-CH"/>
                  </w:rPr>
                </w:rPrChange>
              </w:rPr>
              <w:t>36</w:t>
            </w:r>
          </w:p>
        </w:tc>
        <w:tc>
          <w:tcPr>
            <w:tcW w:w="1157" w:type="dxa"/>
            <w:noWrap/>
            <w:hideMark/>
          </w:tcPr>
          <w:p w14:paraId="110ACF80"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99"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00" w:author="Tilley  Elizabeth" w:date="2022-10-24T15:54:00Z">
                  <w:rPr>
                    <w:rFonts w:ascii="Calibri" w:eastAsia="Times New Roman" w:hAnsi="Calibri" w:cs="Calibri"/>
                    <w:color w:val="000000"/>
                    <w:lang w:val="en-CH"/>
                  </w:rPr>
                </w:rPrChange>
              </w:rPr>
              <w:t>0.725</w:t>
            </w:r>
          </w:p>
        </w:tc>
        <w:tc>
          <w:tcPr>
            <w:tcW w:w="960" w:type="dxa"/>
            <w:noWrap/>
            <w:hideMark/>
          </w:tcPr>
          <w:p w14:paraId="66C72263"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101"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02" w:author="Tilley  Elizabeth" w:date="2022-10-24T15:54:00Z">
                  <w:rPr>
                    <w:rFonts w:ascii="Calibri" w:eastAsia="Times New Roman" w:hAnsi="Calibri" w:cs="Calibri"/>
                    <w:color w:val="000000"/>
                    <w:lang w:val="en-CH"/>
                  </w:rPr>
                </w:rPrChange>
              </w:rPr>
              <w:t>345</w:t>
            </w:r>
          </w:p>
        </w:tc>
      </w:tr>
      <w:tr w:rsidR="008D4704" w:rsidRPr="006F7A18" w14:paraId="1BAD4216"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662A198" w14:textId="77777777" w:rsidR="008D4704" w:rsidRPr="006F7A18" w:rsidRDefault="008D4704" w:rsidP="008D4704">
            <w:pPr>
              <w:rPr>
                <w:rFonts w:ascii="Times New Roman" w:eastAsia="Times New Roman" w:hAnsi="Times New Roman" w:cs="Times New Roman"/>
                <w:color w:val="000000"/>
                <w:lang w:val="en-CH"/>
                <w:rPrChange w:id="103"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04" w:author="Tilley  Elizabeth" w:date="2022-10-24T15:54:00Z">
                  <w:rPr>
                    <w:rFonts w:ascii="Calibri" w:eastAsia="Times New Roman" w:hAnsi="Calibri" w:cs="Calibri"/>
                    <w:color w:val="000000"/>
                    <w:lang w:val="en-CH"/>
                  </w:rPr>
                </w:rPrChange>
              </w:rPr>
              <w:t>Bangwe_inorganic_2</w:t>
            </w:r>
          </w:p>
        </w:tc>
        <w:tc>
          <w:tcPr>
            <w:tcW w:w="960" w:type="dxa"/>
            <w:noWrap/>
            <w:hideMark/>
          </w:tcPr>
          <w:p w14:paraId="30DE08C8" w14:textId="77777777" w:rsidR="008D4704" w:rsidRPr="006F7A18"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Change w:id="105"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06" w:author="Tilley  Elizabeth" w:date="2022-10-24T15:54:00Z">
                  <w:rPr>
                    <w:rFonts w:ascii="Calibri" w:eastAsia="Times New Roman" w:hAnsi="Calibri" w:cs="Calibri"/>
                    <w:color w:val="000000"/>
                    <w:lang w:val="en-CH"/>
                  </w:rPr>
                </w:rPrChange>
              </w:rPr>
              <w:t>0.4</w:t>
            </w:r>
          </w:p>
        </w:tc>
        <w:tc>
          <w:tcPr>
            <w:tcW w:w="960" w:type="dxa"/>
            <w:noWrap/>
            <w:hideMark/>
          </w:tcPr>
          <w:p w14:paraId="5103A75A" w14:textId="77777777" w:rsidR="008D4704" w:rsidRPr="006F7A18"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Change w:id="107" w:author="Tilley  Elizabeth" w:date="2022-10-24T15:54:00Z">
                  <w:rPr>
                    <w:rFonts w:ascii="Calibri" w:eastAsia="Times New Roman" w:hAnsi="Calibri" w:cs="Calibri"/>
                    <w:b/>
                    <w:bCs/>
                    <w:color w:val="000000"/>
                    <w:lang w:val="en-CH"/>
                  </w:rPr>
                </w:rPrChange>
              </w:rPr>
            </w:pPr>
            <w:r w:rsidRPr="006F7A18">
              <w:rPr>
                <w:rFonts w:ascii="Times New Roman" w:eastAsia="Times New Roman" w:hAnsi="Times New Roman" w:cs="Times New Roman"/>
                <w:b/>
                <w:bCs/>
                <w:color w:val="000000"/>
                <w:lang w:val="en-CH"/>
                <w:rPrChange w:id="108" w:author="Tilley  Elizabeth" w:date="2022-10-24T15:54:00Z">
                  <w:rPr>
                    <w:rFonts w:ascii="Calibri" w:eastAsia="Times New Roman" w:hAnsi="Calibri" w:cs="Calibri"/>
                    <w:b/>
                    <w:bCs/>
                    <w:color w:val="000000"/>
                    <w:lang w:val="en-CH"/>
                  </w:rPr>
                </w:rPrChange>
              </w:rPr>
              <w:t>0.541</w:t>
            </w:r>
          </w:p>
        </w:tc>
        <w:tc>
          <w:tcPr>
            <w:tcW w:w="960" w:type="dxa"/>
            <w:noWrap/>
            <w:hideMark/>
          </w:tcPr>
          <w:p w14:paraId="1437FCDB" w14:textId="77777777" w:rsidR="008D4704" w:rsidRPr="006F7A18"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Change w:id="109"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10" w:author="Tilley  Elizabeth" w:date="2022-10-24T15:54:00Z">
                  <w:rPr>
                    <w:rFonts w:ascii="Calibri" w:eastAsia="Times New Roman" w:hAnsi="Calibri" w:cs="Calibri"/>
                    <w:color w:val="000000"/>
                    <w:lang w:val="en-CH"/>
                  </w:rPr>
                </w:rPrChange>
              </w:rPr>
              <w:t>16</w:t>
            </w:r>
          </w:p>
        </w:tc>
        <w:tc>
          <w:tcPr>
            <w:tcW w:w="960" w:type="dxa"/>
            <w:noWrap/>
            <w:hideMark/>
          </w:tcPr>
          <w:p w14:paraId="42EC0E90" w14:textId="77777777" w:rsidR="008D4704" w:rsidRPr="006F7A18"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Change w:id="111"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12" w:author="Tilley  Elizabeth" w:date="2022-10-24T15:54:00Z">
                  <w:rPr>
                    <w:rFonts w:ascii="Calibri" w:eastAsia="Times New Roman" w:hAnsi="Calibri" w:cs="Calibri"/>
                    <w:color w:val="000000"/>
                    <w:lang w:val="en-CH"/>
                  </w:rPr>
                </w:rPrChange>
              </w:rPr>
              <w:t>20</w:t>
            </w:r>
          </w:p>
        </w:tc>
        <w:tc>
          <w:tcPr>
            <w:tcW w:w="1157" w:type="dxa"/>
            <w:noWrap/>
            <w:hideMark/>
          </w:tcPr>
          <w:p w14:paraId="74F77C35" w14:textId="77777777" w:rsidR="008D4704" w:rsidRPr="006F7A18"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Change w:id="113"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14" w:author="Tilley  Elizabeth" w:date="2022-10-24T15:54:00Z">
                  <w:rPr>
                    <w:rFonts w:ascii="Calibri" w:eastAsia="Times New Roman" w:hAnsi="Calibri" w:cs="Calibri"/>
                    <w:color w:val="000000"/>
                    <w:lang w:val="en-CH"/>
                  </w:rPr>
                </w:rPrChange>
              </w:rPr>
              <w:t>0.737</w:t>
            </w:r>
          </w:p>
        </w:tc>
        <w:tc>
          <w:tcPr>
            <w:tcW w:w="960" w:type="dxa"/>
            <w:noWrap/>
            <w:hideMark/>
          </w:tcPr>
          <w:p w14:paraId="5564EB8C" w14:textId="77777777" w:rsidR="008D4704" w:rsidRPr="006F7A18"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Change w:id="115"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16" w:author="Tilley  Elizabeth" w:date="2022-10-24T15:54:00Z">
                  <w:rPr>
                    <w:rFonts w:ascii="Calibri" w:eastAsia="Times New Roman" w:hAnsi="Calibri" w:cs="Calibri"/>
                    <w:color w:val="000000"/>
                    <w:lang w:val="en-CH"/>
                  </w:rPr>
                </w:rPrChange>
              </w:rPr>
              <w:t>265</w:t>
            </w:r>
          </w:p>
        </w:tc>
      </w:tr>
      <w:tr w:rsidR="000768D2" w:rsidRPr="006F7A18" w14:paraId="420B7CF7"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60CD12DE" w14:textId="77777777" w:rsidR="008D4704" w:rsidRPr="006F7A18" w:rsidRDefault="008D4704" w:rsidP="008D4704">
            <w:pPr>
              <w:rPr>
                <w:rFonts w:ascii="Times New Roman" w:eastAsia="Times New Roman" w:hAnsi="Times New Roman" w:cs="Times New Roman"/>
                <w:color w:val="000000"/>
                <w:lang w:val="en-CH"/>
                <w:rPrChange w:id="117"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18" w:author="Tilley  Elizabeth" w:date="2022-10-24T15:54:00Z">
                  <w:rPr>
                    <w:rFonts w:ascii="Calibri" w:eastAsia="Times New Roman" w:hAnsi="Calibri" w:cs="Calibri"/>
                    <w:color w:val="000000"/>
                    <w:lang w:val="en-CH"/>
                  </w:rPr>
                </w:rPrChange>
              </w:rPr>
              <w:t>BCA_Organic_1</w:t>
            </w:r>
          </w:p>
        </w:tc>
        <w:tc>
          <w:tcPr>
            <w:tcW w:w="960" w:type="dxa"/>
            <w:noWrap/>
            <w:hideMark/>
          </w:tcPr>
          <w:p w14:paraId="3659B66D"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Change w:id="119" w:author="Tilley  Elizabeth" w:date="2022-10-24T15:54:00Z">
                  <w:rPr>
                    <w:rFonts w:ascii="Calibri" w:eastAsia="Times New Roman" w:hAnsi="Calibri" w:cs="Calibri"/>
                    <w:b/>
                    <w:bCs/>
                    <w:color w:val="000000"/>
                    <w:lang w:val="en-CH"/>
                  </w:rPr>
                </w:rPrChange>
              </w:rPr>
            </w:pPr>
            <w:r w:rsidRPr="006F7A18">
              <w:rPr>
                <w:rFonts w:ascii="Times New Roman" w:eastAsia="Times New Roman" w:hAnsi="Times New Roman" w:cs="Times New Roman"/>
                <w:b/>
                <w:bCs/>
                <w:color w:val="000000"/>
                <w:lang w:val="en-CH"/>
                <w:rPrChange w:id="120" w:author="Tilley  Elizabeth" w:date="2022-10-24T15:54:00Z">
                  <w:rPr>
                    <w:rFonts w:ascii="Calibri" w:eastAsia="Times New Roman" w:hAnsi="Calibri" w:cs="Calibri"/>
                    <w:b/>
                    <w:bCs/>
                    <w:color w:val="000000"/>
                    <w:lang w:val="en-CH"/>
                  </w:rPr>
                </w:rPrChange>
              </w:rPr>
              <w:t>0.091</w:t>
            </w:r>
          </w:p>
        </w:tc>
        <w:tc>
          <w:tcPr>
            <w:tcW w:w="960" w:type="dxa"/>
            <w:noWrap/>
            <w:hideMark/>
          </w:tcPr>
          <w:p w14:paraId="2AB83D07"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121"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22" w:author="Tilley  Elizabeth" w:date="2022-10-24T15:54:00Z">
                  <w:rPr>
                    <w:rFonts w:ascii="Calibri" w:eastAsia="Times New Roman" w:hAnsi="Calibri" w:cs="Calibri"/>
                    <w:color w:val="000000"/>
                    <w:lang w:val="en-CH"/>
                  </w:rPr>
                </w:rPrChange>
              </w:rPr>
              <w:t>0.105</w:t>
            </w:r>
          </w:p>
        </w:tc>
        <w:tc>
          <w:tcPr>
            <w:tcW w:w="960" w:type="dxa"/>
            <w:noWrap/>
            <w:hideMark/>
          </w:tcPr>
          <w:p w14:paraId="790A0FAE"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123"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24" w:author="Tilley  Elizabeth" w:date="2022-10-24T15:54:00Z">
                  <w:rPr>
                    <w:rFonts w:ascii="Calibri" w:eastAsia="Times New Roman" w:hAnsi="Calibri" w:cs="Calibri"/>
                    <w:color w:val="000000"/>
                    <w:lang w:val="en-CH"/>
                  </w:rPr>
                </w:rPrChange>
              </w:rPr>
              <w:t>11</w:t>
            </w:r>
          </w:p>
        </w:tc>
        <w:tc>
          <w:tcPr>
            <w:tcW w:w="960" w:type="dxa"/>
            <w:noWrap/>
            <w:hideMark/>
          </w:tcPr>
          <w:p w14:paraId="120873C2"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125"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26" w:author="Tilley  Elizabeth" w:date="2022-10-24T15:54:00Z">
                  <w:rPr>
                    <w:rFonts w:ascii="Calibri" w:eastAsia="Times New Roman" w:hAnsi="Calibri" w:cs="Calibri"/>
                    <w:color w:val="000000"/>
                    <w:lang w:val="en-CH"/>
                  </w:rPr>
                </w:rPrChange>
              </w:rPr>
              <w:t>13</w:t>
            </w:r>
          </w:p>
        </w:tc>
        <w:tc>
          <w:tcPr>
            <w:tcW w:w="1157" w:type="dxa"/>
            <w:noWrap/>
            <w:hideMark/>
          </w:tcPr>
          <w:p w14:paraId="694DA288"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127"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28" w:author="Tilley  Elizabeth" w:date="2022-10-24T15:54:00Z">
                  <w:rPr>
                    <w:rFonts w:ascii="Calibri" w:eastAsia="Times New Roman" w:hAnsi="Calibri" w:cs="Calibri"/>
                    <w:color w:val="000000"/>
                    <w:lang w:val="en-CH"/>
                  </w:rPr>
                </w:rPrChange>
              </w:rPr>
              <w:t>0.386</w:t>
            </w:r>
          </w:p>
        </w:tc>
        <w:tc>
          <w:tcPr>
            <w:tcW w:w="960" w:type="dxa"/>
            <w:noWrap/>
            <w:hideMark/>
          </w:tcPr>
          <w:p w14:paraId="62611911"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129"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30" w:author="Tilley  Elizabeth" w:date="2022-10-24T15:54:00Z">
                  <w:rPr>
                    <w:rFonts w:ascii="Calibri" w:eastAsia="Times New Roman" w:hAnsi="Calibri" w:cs="Calibri"/>
                    <w:color w:val="000000"/>
                    <w:lang w:val="en-CH"/>
                  </w:rPr>
                </w:rPrChange>
              </w:rPr>
              <w:t>324</w:t>
            </w:r>
          </w:p>
        </w:tc>
      </w:tr>
      <w:tr w:rsidR="008D4704" w:rsidRPr="006F7A18" w14:paraId="1F5894DC"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DC5D6C3" w14:textId="77777777" w:rsidR="008D4704" w:rsidRPr="006F7A18" w:rsidRDefault="008D4704" w:rsidP="008D4704">
            <w:pPr>
              <w:rPr>
                <w:rFonts w:ascii="Times New Roman" w:eastAsia="Times New Roman" w:hAnsi="Times New Roman" w:cs="Times New Roman"/>
                <w:color w:val="000000"/>
                <w:lang w:val="en-CH"/>
                <w:rPrChange w:id="131"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32" w:author="Tilley  Elizabeth" w:date="2022-10-24T15:54:00Z">
                  <w:rPr>
                    <w:rFonts w:ascii="Calibri" w:eastAsia="Times New Roman" w:hAnsi="Calibri" w:cs="Calibri"/>
                    <w:color w:val="000000"/>
                    <w:lang w:val="en-CH"/>
                  </w:rPr>
                </w:rPrChange>
              </w:rPr>
              <w:t>BCA_Organic_2</w:t>
            </w:r>
          </w:p>
        </w:tc>
        <w:tc>
          <w:tcPr>
            <w:tcW w:w="960" w:type="dxa"/>
            <w:noWrap/>
            <w:hideMark/>
          </w:tcPr>
          <w:p w14:paraId="39CCD82C" w14:textId="77777777" w:rsidR="008D4704" w:rsidRPr="006F7A18"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Change w:id="133" w:author="Tilley  Elizabeth" w:date="2022-10-24T15:54:00Z">
                  <w:rPr>
                    <w:rFonts w:ascii="Calibri" w:eastAsia="Times New Roman" w:hAnsi="Calibri" w:cs="Calibri"/>
                    <w:b/>
                    <w:bCs/>
                    <w:color w:val="000000"/>
                    <w:lang w:val="en-CH"/>
                  </w:rPr>
                </w:rPrChange>
              </w:rPr>
            </w:pPr>
            <w:r w:rsidRPr="006F7A18">
              <w:rPr>
                <w:rFonts w:ascii="Times New Roman" w:eastAsia="Times New Roman" w:hAnsi="Times New Roman" w:cs="Times New Roman"/>
                <w:b/>
                <w:bCs/>
                <w:color w:val="000000"/>
                <w:lang w:val="en-CH"/>
                <w:rPrChange w:id="134" w:author="Tilley  Elizabeth" w:date="2022-10-24T15:54:00Z">
                  <w:rPr>
                    <w:rFonts w:ascii="Calibri" w:eastAsia="Times New Roman" w:hAnsi="Calibri" w:cs="Calibri"/>
                    <w:b/>
                    <w:bCs/>
                    <w:color w:val="000000"/>
                    <w:lang w:val="en-CH"/>
                  </w:rPr>
                </w:rPrChange>
              </w:rPr>
              <w:t>0.077</w:t>
            </w:r>
          </w:p>
        </w:tc>
        <w:tc>
          <w:tcPr>
            <w:tcW w:w="960" w:type="dxa"/>
            <w:noWrap/>
            <w:hideMark/>
          </w:tcPr>
          <w:p w14:paraId="028DE7F4" w14:textId="77777777" w:rsidR="008D4704" w:rsidRPr="006F7A18"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Change w:id="135"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36" w:author="Tilley  Elizabeth" w:date="2022-10-24T15:54:00Z">
                  <w:rPr>
                    <w:rFonts w:ascii="Calibri" w:eastAsia="Times New Roman" w:hAnsi="Calibri" w:cs="Calibri"/>
                    <w:color w:val="000000"/>
                    <w:lang w:val="en-CH"/>
                  </w:rPr>
                </w:rPrChange>
              </w:rPr>
              <w:t>0.077</w:t>
            </w:r>
          </w:p>
        </w:tc>
        <w:tc>
          <w:tcPr>
            <w:tcW w:w="960" w:type="dxa"/>
            <w:noWrap/>
            <w:hideMark/>
          </w:tcPr>
          <w:p w14:paraId="1908388F" w14:textId="77777777" w:rsidR="008D4704" w:rsidRPr="006F7A18"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Change w:id="137"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38" w:author="Tilley  Elizabeth" w:date="2022-10-24T15:54:00Z">
                  <w:rPr>
                    <w:rFonts w:ascii="Calibri" w:eastAsia="Times New Roman" w:hAnsi="Calibri" w:cs="Calibri"/>
                    <w:color w:val="000000"/>
                    <w:lang w:val="en-CH"/>
                  </w:rPr>
                </w:rPrChange>
              </w:rPr>
              <w:t>2</w:t>
            </w:r>
          </w:p>
        </w:tc>
        <w:tc>
          <w:tcPr>
            <w:tcW w:w="960" w:type="dxa"/>
            <w:noWrap/>
            <w:hideMark/>
          </w:tcPr>
          <w:p w14:paraId="6B6E9346" w14:textId="77777777" w:rsidR="008D4704" w:rsidRPr="006F7A18"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Change w:id="139"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40" w:author="Tilley  Elizabeth" w:date="2022-10-24T15:54:00Z">
                  <w:rPr>
                    <w:rFonts w:ascii="Calibri" w:eastAsia="Times New Roman" w:hAnsi="Calibri" w:cs="Calibri"/>
                    <w:color w:val="000000"/>
                    <w:lang w:val="en-CH"/>
                  </w:rPr>
                </w:rPrChange>
              </w:rPr>
              <w:t>2</w:t>
            </w:r>
          </w:p>
        </w:tc>
        <w:tc>
          <w:tcPr>
            <w:tcW w:w="1157" w:type="dxa"/>
            <w:noWrap/>
            <w:hideMark/>
          </w:tcPr>
          <w:p w14:paraId="0C14E6A9" w14:textId="77777777" w:rsidR="008D4704" w:rsidRPr="006F7A18"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Change w:id="141"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42" w:author="Tilley  Elizabeth" w:date="2022-10-24T15:54:00Z">
                  <w:rPr>
                    <w:rFonts w:ascii="Calibri" w:eastAsia="Times New Roman" w:hAnsi="Calibri" w:cs="Calibri"/>
                    <w:color w:val="000000"/>
                    <w:lang w:val="en-CH"/>
                  </w:rPr>
                </w:rPrChange>
              </w:rPr>
              <w:t>0</w:t>
            </w:r>
          </w:p>
        </w:tc>
        <w:tc>
          <w:tcPr>
            <w:tcW w:w="960" w:type="dxa"/>
            <w:noWrap/>
            <w:hideMark/>
          </w:tcPr>
          <w:p w14:paraId="18E1892F" w14:textId="77777777" w:rsidR="008D4704" w:rsidRPr="006F7A18"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Change w:id="143"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44" w:author="Tilley  Elizabeth" w:date="2022-10-24T15:54:00Z">
                  <w:rPr>
                    <w:rFonts w:ascii="Calibri" w:eastAsia="Times New Roman" w:hAnsi="Calibri" w:cs="Calibri"/>
                    <w:color w:val="000000"/>
                    <w:lang w:val="en-CH"/>
                  </w:rPr>
                </w:rPrChange>
              </w:rPr>
              <w:t>54</w:t>
            </w:r>
          </w:p>
        </w:tc>
      </w:tr>
      <w:tr w:rsidR="000768D2" w:rsidRPr="006F7A18" w14:paraId="1E8CD367"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4538C06" w14:textId="77777777" w:rsidR="008D4704" w:rsidRPr="006F7A18" w:rsidRDefault="008D4704" w:rsidP="008D4704">
            <w:pPr>
              <w:rPr>
                <w:rFonts w:ascii="Times New Roman" w:eastAsia="Times New Roman" w:hAnsi="Times New Roman" w:cs="Times New Roman"/>
                <w:color w:val="000000"/>
                <w:lang w:val="en-CH"/>
                <w:rPrChange w:id="145"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46" w:author="Tilley  Elizabeth" w:date="2022-10-24T15:54:00Z">
                  <w:rPr>
                    <w:rFonts w:ascii="Calibri" w:eastAsia="Times New Roman" w:hAnsi="Calibri" w:cs="Calibri"/>
                    <w:color w:val="000000"/>
                    <w:lang w:val="en-CH"/>
                  </w:rPr>
                </w:rPrChange>
              </w:rPr>
              <w:t>BCA_inorganic_1</w:t>
            </w:r>
          </w:p>
        </w:tc>
        <w:tc>
          <w:tcPr>
            <w:tcW w:w="960" w:type="dxa"/>
            <w:noWrap/>
            <w:hideMark/>
          </w:tcPr>
          <w:p w14:paraId="342F7C53"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Change w:id="147" w:author="Tilley  Elizabeth" w:date="2022-10-24T15:54:00Z">
                  <w:rPr>
                    <w:rFonts w:ascii="Calibri" w:eastAsia="Times New Roman" w:hAnsi="Calibri" w:cs="Calibri"/>
                    <w:b/>
                    <w:bCs/>
                    <w:color w:val="000000"/>
                    <w:lang w:val="en-CH"/>
                  </w:rPr>
                </w:rPrChange>
              </w:rPr>
            </w:pPr>
            <w:r w:rsidRPr="006F7A18">
              <w:rPr>
                <w:rFonts w:ascii="Times New Roman" w:eastAsia="Times New Roman" w:hAnsi="Times New Roman" w:cs="Times New Roman"/>
                <w:b/>
                <w:bCs/>
                <w:color w:val="000000"/>
                <w:lang w:val="en-CH"/>
                <w:rPrChange w:id="148" w:author="Tilley  Elizabeth" w:date="2022-10-24T15:54:00Z">
                  <w:rPr>
                    <w:rFonts w:ascii="Calibri" w:eastAsia="Times New Roman" w:hAnsi="Calibri" w:cs="Calibri"/>
                    <w:b/>
                    <w:bCs/>
                    <w:color w:val="000000"/>
                    <w:lang w:val="en-CH"/>
                  </w:rPr>
                </w:rPrChange>
              </w:rPr>
              <w:t>0.063</w:t>
            </w:r>
          </w:p>
        </w:tc>
        <w:tc>
          <w:tcPr>
            <w:tcW w:w="960" w:type="dxa"/>
            <w:noWrap/>
            <w:hideMark/>
          </w:tcPr>
          <w:p w14:paraId="1CC15432"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149"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50" w:author="Tilley  Elizabeth" w:date="2022-10-24T15:54:00Z">
                  <w:rPr>
                    <w:rFonts w:ascii="Calibri" w:eastAsia="Times New Roman" w:hAnsi="Calibri" w:cs="Calibri"/>
                    <w:color w:val="000000"/>
                    <w:lang w:val="en-CH"/>
                  </w:rPr>
                </w:rPrChange>
              </w:rPr>
              <w:t>0.126</w:t>
            </w:r>
          </w:p>
        </w:tc>
        <w:tc>
          <w:tcPr>
            <w:tcW w:w="960" w:type="dxa"/>
            <w:noWrap/>
            <w:hideMark/>
          </w:tcPr>
          <w:p w14:paraId="3FC7C60D"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151"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52" w:author="Tilley  Elizabeth" w:date="2022-10-24T15:54:00Z">
                  <w:rPr>
                    <w:rFonts w:ascii="Calibri" w:eastAsia="Times New Roman" w:hAnsi="Calibri" w:cs="Calibri"/>
                    <w:color w:val="000000"/>
                    <w:lang w:val="en-CH"/>
                  </w:rPr>
                </w:rPrChange>
              </w:rPr>
              <w:t>6</w:t>
            </w:r>
          </w:p>
        </w:tc>
        <w:tc>
          <w:tcPr>
            <w:tcW w:w="960" w:type="dxa"/>
            <w:noWrap/>
            <w:hideMark/>
          </w:tcPr>
          <w:p w14:paraId="6E05A9ED"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153"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54" w:author="Tilley  Elizabeth" w:date="2022-10-24T15:54:00Z">
                  <w:rPr>
                    <w:rFonts w:ascii="Calibri" w:eastAsia="Times New Roman" w:hAnsi="Calibri" w:cs="Calibri"/>
                    <w:color w:val="000000"/>
                    <w:lang w:val="en-CH"/>
                  </w:rPr>
                </w:rPrChange>
              </w:rPr>
              <w:t>7</w:t>
            </w:r>
          </w:p>
        </w:tc>
        <w:tc>
          <w:tcPr>
            <w:tcW w:w="1157" w:type="dxa"/>
            <w:noWrap/>
            <w:hideMark/>
          </w:tcPr>
          <w:p w14:paraId="6A54D4B1"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155"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56" w:author="Tilley  Elizabeth" w:date="2022-10-24T15:54:00Z">
                  <w:rPr>
                    <w:rFonts w:ascii="Calibri" w:eastAsia="Times New Roman" w:hAnsi="Calibri" w:cs="Calibri"/>
                    <w:color w:val="000000"/>
                    <w:lang w:val="en-CH"/>
                  </w:rPr>
                </w:rPrChange>
              </w:rPr>
              <w:t>0.536</w:t>
            </w:r>
          </w:p>
        </w:tc>
        <w:tc>
          <w:tcPr>
            <w:tcW w:w="960" w:type="dxa"/>
            <w:noWrap/>
            <w:hideMark/>
          </w:tcPr>
          <w:p w14:paraId="53708435"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157"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58" w:author="Tilley  Elizabeth" w:date="2022-10-24T15:54:00Z">
                  <w:rPr>
                    <w:rFonts w:ascii="Calibri" w:eastAsia="Times New Roman" w:hAnsi="Calibri" w:cs="Calibri"/>
                    <w:color w:val="000000"/>
                    <w:lang w:val="en-CH"/>
                  </w:rPr>
                </w:rPrChange>
              </w:rPr>
              <w:t>335</w:t>
            </w:r>
          </w:p>
        </w:tc>
      </w:tr>
      <w:tr w:rsidR="008D4704" w:rsidRPr="006F7A18" w14:paraId="7F1CAB1C"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B96CA59" w14:textId="77777777" w:rsidR="008D4704" w:rsidRPr="006F7A18" w:rsidRDefault="008D4704" w:rsidP="008D4704">
            <w:pPr>
              <w:rPr>
                <w:rFonts w:ascii="Times New Roman" w:eastAsia="Times New Roman" w:hAnsi="Times New Roman" w:cs="Times New Roman"/>
                <w:color w:val="000000"/>
                <w:lang w:val="en-CH"/>
                <w:rPrChange w:id="159"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60" w:author="Tilley  Elizabeth" w:date="2022-10-24T15:54:00Z">
                  <w:rPr>
                    <w:rFonts w:ascii="Calibri" w:eastAsia="Times New Roman" w:hAnsi="Calibri" w:cs="Calibri"/>
                    <w:color w:val="000000"/>
                    <w:lang w:val="en-CH"/>
                  </w:rPr>
                </w:rPrChange>
              </w:rPr>
              <w:t>BCA_inorganic_2</w:t>
            </w:r>
          </w:p>
        </w:tc>
        <w:tc>
          <w:tcPr>
            <w:tcW w:w="960" w:type="dxa"/>
            <w:noWrap/>
            <w:hideMark/>
          </w:tcPr>
          <w:p w14:paraId="02DD6717" w14:textId="77777777" w:rsidR="008D4704" w:rsidRPr="006F7A18"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Change w:id="161" w:author="Tilley  Elizabeth" w:date="2022-10-24T15:54:00Z">
                  <w:rPr>
                    <w:rFonts w:ascii="Calibri" w:eastAsia="Times New Roman" w:hAnsi="Calibri" w:cs="Calibri"/>
                    <w:b/>
                    <w:bCs/>
                    <w:color w:val="000000"/>
                    <w:lang w:val="en-CH"/>
                  </w:rPr>
                </w:rPrChange>
              </w:rPr>
            </w:pPr>
            <w:r w:rsidRPr="006F7A18">
              <w:rPr>
                <w:rFonts w:ascii="Times New Roman" w:eastAsia="Times New Roman" w:hAnsi="Times New Roman" w:cs="Times New Roman"/>
                <w:b/>
                <w:bCs/>
                <w:color w:val="000000"/>
                <w:lang w:val="en-CH"/>
                <w:rPrChange w:id="162" w:author="Tilley  Elizabeth" w:date="2022-10-24T15:54:00Z">
                  <w:rPr>
                    <w:rFonts w:ascii="Calibri" w:eastAsia="Times New Roman" w:hAnsi="Calibri" w:cs="Calibri"/>
                    <w:b/>
                    <w:bCs/>
                    <w:color w:val="000000"/>
                    <w:lang w:val="en-CH"/>
                  </w:rPr>
                </w:rPrChange>
              </w:rPr>
              <w:t>0.038</w:t>
            </w:r>
          </w:p>
        </w:tc>
        <w:tc>
          <w:tcPr>
            <w:tcW w:w="960" w:type="dxa"/>
            <w:noWrap/>
            <w:hideMark/>
          </w:tcPr>
          <w:p w14:paraId="02C89E06" w14:textId="77777777" w:rsidR="008D4704" w:rsidRPr="006F7A18"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Change w:id="163"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64" w:author="Tilley  Elizabeth" w:date="2022-10-24T15:54:00Z">
                  <w:rPr>
                    <w:rFonts w:ascii="Calibri" w:eastAsia="Times New Roman" w:hAnsi="Calibri" w:cs="Calibri"/>
                    <w:color w:val="000000"/>
                    <w:lang w:val="en-CH"/>
                  </w:rPr>
                </w:rPrChange>
              </w:rPr>
              <w:t>0.047</w:t>
            </w:r>
          </w:p>
        </w:tc>
        <w:tc>
          <w:tcPr>
            <w:tcW w:w="960" w:type="dxa"/>
            <w:noWrap/>
            <w:hideMark/>
          </w:tcPr>
          <w:p w14:paraId="6562F64A" w14:textId="77777777" w:rsidR="008D4704" w:rsidRPr="006F7A18"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Change w:id="165"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66" w:author="Tilley  Elizabeth" w:date="2022-10-24T15:54:00Z">
                  <w:rPr>
                    <w:rFonts w:ascii="Calibri" w:eastAsia="Times New Roman" w:hAnsi="Calibri" w:cs="Calibri"/>
                    <w:color w:val="000000"/>
                    <w:lang w:val="en-CH"/>
                  </w:rPr>
                </w:rPrChange>
              </w:rPr>
              <w:t>1</w:t>
            </w:r>
          </w:p>
        </w:tc>
        <w:tc>
          <w:tcPr>
            <w:tcW w:w="960" w:type="dxa"/>
            <w:noWrap/>
            <w:hideMark/>
          </w:tcPr>
          <w:p w14:paraId="208F68DF" w14:textId="77777777" w:rsidR="008D4704" w:rsidRPr="006F7A18"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Change w:id="167"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68" w:author="Tilley  Elizabeth" w:date="2022-10-24T15:54:00Z">
                  <w:rPr>
                    <w:rFonts w:ascii="Calibri" w:eastAsia="Times New Roman" w:hAnsi="Calibri" w:cs="Calibri"/>
                    <w:color w:val="000000"/>
                    <w:lang w:val="en-CH"/>
                  </w:rPr>
                </w:rPrChange>
              </w:rPr>
              <w:t>2</w:t>
            </w:r>
          </w:p>
        </w:tc>
        <w:tc>
          <w:tcPr>
            <w:tcW w:w="1157" w:type="dxa"/>
            <w:noWrap/>
            <w:hideMark/>
          </w:tcPr>
          <w:p w14:paraId="38B6E5BD" w14:textId="77777777" w:rsidR="008D4704" w:rsidRPr="006F7A18"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Change w:id="169"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70" w:author="Tilley  Elizabeth" w:date="2022-10-24T15:54:00Z">
                  <w:rPr>
                    <w:rFonts w:ascii="Calibri" w:eastAsia="Times New Roman" w:hAnsi="Calibri" w:cs="Calibri"/>
                    <w:color w:val="000000"/>
                    <w:lang w:val="en-CH"/>
                  </w:rPr>
                </w:rPrChange>
              </w:rPr>
              <w:t>0.627</w:t>
            </w:r>
          </w:p>
        </w:tc>
        <w:tc>
          <w:tcPr>
            <w:tcW w:w="960" w:type="dxa"/>
            <w:noWrap/>
            <w:hideMark/>
          </w:tcPr>
          <w:p w14:paraId="5B985C60" w14:textId="77777777" w:rsidR="008D4704" w:rsidRPr="006F7A18"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Change w:id="171"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72" w:author="Tilley  Elizabeth" w:date="2022-10-24T15:54:00Z">
                  <w:rPr>
                    <w:rFonts w:ascii="Calibri" w:eastAsia="Times New Roman" w:hAnsi="Calibri" w:cs="Calibri"/>
                    <w:color w:val="000000"/>
                    <w:lang w:val="en-CH"/>
                  </w:rPr>
                </w:rPrChange>
              </w:rPr>
              <w:t>178</w:t>
            </w:r>
          </w:p>
        </w:tc>
      </w:tr>
      <w:tr w:rsidR="000768D2" w:rsidRPr="006F7A18" w14:paraId="5FD0815A"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9DD4204" w14:textId="77777777" w:rsidR="008D4704" w:rsidRPr="006F7A18" w:rsidRDefault="008D4704" w:rsidP="008D4704">
            <w:pPr>
              <w:rPr>
                <w:rFonts w:ascii="Times New Roman" w:eastAsia="Times New Roman" w:hAnsi="Times New Roman" w:cs="Times New Roman"/>
                <w:color w:val="000000"/>
                <w:lang w:val="en-CH"/>
                <w:rPrChange w:id="173"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74" w:author="Tilley  Elizabeth" w:date="2022-10-24T15:54:00Z">
                  <w:rPr>
                    <w:rFonts w:ascii="Calibri" w:eastAsia="Times New Roman" w:hAnsi="Calibri" w:cs="Calibri"/>
                    <w:color w:val="000000"/>
                    <w:lang w:val="en-CH"/>
                  </w:rPr>
                </w:rPrChange>
              </w:rPr>
              <w:t>Naizi_Organic_1</w:t>
            </w:r>
          </w:p>
        </w:tc>
        <w:tc>
          <w:tcPr>
            <w:tcW w:w="960" w:type="dxa"/>
            <w:noWrap/>
            <w:hideMark/>
          </w:tcPr>
          <w:p w14:paraId="083A5C36"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Change w:id="175" w:author="Tilley  Elizabeth" w:date="2022-10-24T15:54:00Z">
                  <w:rPr>
                    <w:rFonts w:ascii="Calibri" w:eastAsia="Times New Roman" w:hAnsi="Calibri" w:cs="Calibri"/>
                    <w:b/>
                    <w:bCs/>
                    <w:color w:val="000000"/>
                    <w:lang w:val="en-CH"/>
                  </w:rPr>
                </w:rPrChange>
              </w:rPr>
            </w:pPr>
            <w:r w:rsidRPr="006F7A18">
              <w:rPr>
                <w:rFonts w:ascii="Times New Roman" w:eastAsia="Times New Roman" w:hAnsi="Times New Roman" w:cs="Times New Roman"/>
                <w:b/>
                <w:bCs/>
                <w:color w:val="000000"/>
                <w:lang w:val="en-CH"/>
                <w:rPrChange w:id="176" w:author="Tilley  Elizabeth" w:date="2022-10-24T15:54:00Z">
                  <w:rPr>
                    <w:rFonts w:ascii="Calibri" w:eastAsia="Times New Roman" w:hAnsi="Calibri" w:cs="Calibri"/>
                    <w:b/>
                    <w:bCs/>
                    <w:color w:val="000000"/>
                    <w:lang w:val="en-CH"/>
                  </w:rPr>
                </w:rPrChange>
              </w:rPr>
              <w:t>0.046</w:t>
            </w:r>
          </w:p>
        </w:tc>
        <w:tc>
          <w:tcPr>
            <w:tcW w:w="960" w:type="dxa"/>
            <w:noWrap/>
            <w:hideMark/>
          </w:tcPr>
          <w:p w14:paraId="41F04568"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177"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78" w:author="Tilley  Elizabeth" w:date="2022-10-24T15:54:00Z">
                  <w:rPr>
                    <w:rFonts w:ascii="Calibri" w:eastAsia="Times New Roman" w:hAnsi="Calibri" w:cs="Calibri"/>
                    <w:color w:val="000000"/>
                    <w:lang w:val="en-CH"/>
                  </w:rPr>
                </w:rPrChange>
              </w:rPr>
              <w:t>0.046</w:t>
            </w:r>
          </w:p>
        </w:tc>
        <w:tc>
          <w:tcPr>
            <w:tcW w:w="960" w:type="dxa"/>
            <w:noWrap/>
            <w:hideMark/>
          </w:tcPr>
          <w:p w14:paraId="39A36CB1"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179"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80" w:author="Tilley  Elizabeth" w:date="2022-10-24T15:54:00Z">
                  <w:rPr>
                    <w:rFonts w:ascii="Calibri" w:eastAsia="Times New Roman" w:hAnsi="Calibri" w:cs="Calibri"/>
                    <w:color w:val="000000"/>
                    <w:lang w:val="en-CH"/>
                  </w:rPr>
                </w:rPrChange>
              </w:rPr>
              <w:t>8</w:t>
            </w:r>
          </w:p>
        </w:tc>
        <w:tc>
          <w:tcPr>
            <w:tcW w:w="960" w:type="dxa"/>
            <w:noWrap/>
            <w:hideMark/>
          </w:tcPr>
          <w:p w14:paraId="4D8D87D5"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181"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82" w:author="Tilley  Elizabeth" w:date="2022-10-24T15:54:00Z">
                  <w:rPr>
                    <w:rFonts w:ascii="Calibri" w:eastAsia="Times New Roman" w:hAnsi="Calibri" w:cs="Calibri"/>
                    <w:color w:val="000000"/>
                    <w:lang w:val="en-CH"/>
                  </w:rPr>
                </w:rPrChange>
              </w:rPr>
              <w:t>8</w:t>
            </w:r>
          </w:p>
        </w:tc>
        <w:tc>
          <w:tcPr>
            <w:tcW w:w="1157" w:type="dxa"/>
            <w:noWrap/>
            <w:hideMark/>
          </w:tcPr>
          <w:p w14:paraId="49A0E5CC"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183"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84" w:author="Tilley  Elizabeth" w:date="2022-10-24T15:54:00Z">
                  <w:rPr>
                    <w:rFonts w:ascii="Calibri" w:eastAsia="Times New Roman" w:hAnsi="Calibri" w:cs="Calibri"/>
                    <w:color w:val="000000"/>
                    <w:lang w:val="en-CH"/>
                  </w:rPr>
                </w:rPrChange>
              </w:rPr>
              <w:t>0.21</w:t>
            </w:r>
          </w:p>
        </w:tc>
        <w:tc>
          <w:tcPr>
            <w:tcW w:w="960" w:type="dxa"/>
            <w:noWrap/>
            <w:hideMark/>
          </w:tcPr>
          <w:p w14:paraId="3C9CA0C5"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185"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86" w:author="Tilley  Elizabeth" w:date="2022-10-24T15:54:00Z">
                  <w:rPr>
                    <w:rFonts w:ascii="Calibri" w:eastAsia="Times New Roman" w:hAnsi="Calibri" w:cs="Calibri"/>
                    <w:color w:val="000000"/>
                    <w:lang w:val="en-CH"/>
                  </w:rPr>
                </w:rPrChange>
              </w:rPr>
              <w:t>324</w:t>
            </w:r>
          </w:p>
        </w:tc>
      </w:tr>
      <w:tr w:rsidR="008D4704" w:rsidRPr="006F7A18" w14:paraId="7841FBB9"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FF4717" w14:textId="77777777" w:rsidR="008D4704" w:rsidRPr="006F7A18" w:rsidRDefault="008D4704" w:rsidP="008D4704">
            <w:pPr>
              <w:rPr>
                <w:rFonts w:ascii="Times New Roman" w:eastAsia="Times New Roman" w:hAnsi="Times New Roman" w:cs="Times New Roman"/>
                <w:color w:val="000000"/>
                <w:lang w:val="en-CH"/>
                <w:rPrChange w:id="187"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88" w:author="Tilley  Elizabeth" w:date="2022-10-24T15:54:00Z">
                  <w:rPr>
                    <w:rFonts w:ascii="Calibri" w:eastAsia="Times New Roman" w:hAnsi="Calibri" w:cs="Calibri"/>
                    <w:color w:val="000000"/>
                    <w:lang w:val="en-CH"/>
                  </w:rPr>
                </w:rPrChange>
              </w:rPr>
              <w:t>Naizi_Organic_2</w:t>
            </w:r>
          </w:p>
        </w:tc>
        <w:tc>
          <w:tcPr>
            <w:tcW w:w="960" w:type="dxa"/>
            <w:noWrap/>
            <w:hideMark/>
          </w:tcPr>
          <w:p w14:paraId="48571EB0" w14:textId="77777777" w:rsidR="008D4704" w:rsidRPr="006F7A18"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Change w:id="189" w:author="Tilley  Elizabeth" w:date="2022-10-24T15:54:00Z">
                  <w:rPr>
                    <w:rFonts w:ascii="Calibri" w:eastAsia="Times New Roman" w:hAnsi="Calibri" w:cs="Calibri"/>
                    <w:color w:val="000000"/>
                    <w:lang w:val="en-CH"/>
                  </w:rPr>
                </w:rPrChange>
              </w:rPr>
            </w:pPr>
          </w:p>
        </w:tc>
        <w:tc>
          <w:tcPr>
            <w:tcW w:w="960" w:type="dxa"/>
            <w:noWrap/>
            <w:hideMark/>
          </w:tcPr>
          <w:p w14:paraId="51411DE7" w14:textId="77777777" w:rsidR="008D4704" w:rsidRPr="006F7A18"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4A250A33" w14:textId="77777777" w:rsidR="008D4704" w:rsidRPr="006F7A18"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0A0513DB" w14:textId="77777777" w:rsidR="008D4704" w:rsidRPr="006F7A18"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1157" w:type="dxa"/>
            <w:noWrap/>
            <w:hideMark/>
          </w:tcPr>
          <w:p w14:paraId="7FD77D6A" w14:textId="77777777" w:rsidR="008D4704" w:rsidRPr="006F7A18"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08F348F1" w14:textId="77777777" w:rsidR="008D4704" w:rsidRPr="006F7A18"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r>
      <w:tr w:rsidR="000768D2" w:rsidRPr="006F7A18" w14:paraId="094F1ADC"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662CE90" w14:textId="77777777" w:rsidR="008D4704" w:rsidRPr="006F7A18" w:rsidRDefault="008D4704" w:rsidP="008D4704">
            <w:pPr>
              <w:rPr>
                <w:rFonts w:ascii="Times New Roman" w:eastAsia="Times New Roman" w:hAnsi="Times New Roman" w:cs="Times New Roman"/>
                <w:color w:val="000000"/>
                <w:lang w:val="en-CH"/>
                <w:rPrChange w:id="190"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91" w:author="Tilley  Elizabeth" w:date="2022-10-24T15:54:00Z">
                  <w:rPr>
                    <w:rFonts w:ascii="Calibri" w:eastAsia="Times New Roman" w:hAnsi="Calibri" w:cs="Calibri"/>
                    <w:color w:val="000000"/>
                    <w:lang w:val="en-CH"/>
                  </w:rPr>
                </w:rPrChange>
              </w:rPr>
              <w:t>Naizi_inorganic_1</w:t>
            </w:r>
          </w:p>
        </w:tc>
        <w:tc>
          <w:tcPr>
            <w:tcW w:w="960" w:type="dxa"/>
            <w:noWrap/>
            <w:hideMark/>
          </w:tcPr>
          <w:p w14:paraId="679B2295"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Change w:id="192" w:author="Tilley  Elizabeth" w:date="2022-10-24T15:54:00Z">
                  <w:rPr>
                    <w:rFonts w:ascii="Calibri" w:eastAsia="Times New Roman" w:hAnsi="Calibri" w:cs="Calibri"/>
                    <w:b/>
                    <w:bCs/>
                    <w:color w:val="000000"/>
                    <w:lang w:val="en-CH"/>
                  </w:rPr>
                </w:rPrChange>
              </w:rPr>
            </w:pPr>
            <w:r w:rsidRPr="006F7A18">
              <w:rPr>
                <w:rFonts w:ascii="Times New Roman" w:eastAsia="Times New Roman" w:hAnsi="Times New Roman" w:cs="Times New Roman"/>
                <w:b/>
                <w:bCs/>
                <w:color w:val="000000"/>
                <w:lang w:val="en-CH"/>
                <w:rPrChange w:id="193" w:author="Tilley  Elizabeth" w:date="2022-10-24T15:54:00Z">
                  <w:rPr>
                    <w:rFonts w:ascii="Calibri" w:eastAsia="Times New Roman" w:hAnsi="Calibri" w:cs="Calibri"/>
                    <w:b/>
                    <w:bCs/>
                    <w:color w:val="000000"/>
                    <w:lang w:val="en-CH"/>
                  </w:rPr>
                </w:rPrChange>
              </w:rPr>
              <w:t>0.144</w:t>
            </w:r>
          </w:p>
        </w:tc>
        <w:tc>
          <w:tcPr>
            <w:tcW w:w="960" w:type="dxa"/>
            <w:noWrap/>
            <w:hideMark/>
          </w:tcPr>
          <w:p w14:paraId="458A97C7"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194"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95" w:author="Tilley  Elizabeth" w:date="2022-10-24T15:54:00Z">
                  <w:rPr>
                    <w:rFonts w:ascii="Calibri" w:eastAsia="Times New Roman" w:hAnsi="Calibri" w:cs="Calibri"/>
                    <w:color w:val="000000"/>
                    <w:lang w:val="en-CH"/>
                  </w:rPr>
                </w:rPrChange>
              </w:rPr>
              <w:t>0.161</w:t>
            </w:r>
          </w:p>
        </w:tc>
        <w:tc>
          <w:tcPr>
            <w:tcW w:w="960" w:type="dxa"/>
            <w:noWrap/>
            <w:hideMark/>
          </w:tcPr>
          <w:p w14:paraId="70ED8B7A"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196"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97" w:author="Tilley  Elizabeth" w:date="2022-10-24T15:54:00Z">
                  <w:rPr>
                    <w:rFonts w:ascii="Calibri" w:eastAsia="Times New Roman" w:hAnsi="Calibri" w:cs="Calibri"/>
                    <w:color w:val="000000"/>
                    <w:lang w:val="en-CH"/>
                  </w:rPr>
                </w:rPrChange>
              </w:rPr>
              <w:t>15</w:t>
            </w:r>
          </w:p>
        </w:tc>
        <w:tc>
          <w:tcPr>
            <w:tcW w:w="960" w:type="dxa"/>
            <w:noWrap/>
            <w:hideMark/>
          </w:tcPr>
          <w:p w14:paraId="640CAD85"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198"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199" w:author="Tilley  Elizabeth" w:date="2022-10-24T15:54:00Z">
                  <w:rPr>
                    <w:rFonts w:ascii="Calibri" w:eastAsia="Times New Roman" w:hAnsi="Calibri" w:cs="Calibri"/>
                    <w:color w:val="000000"/>
                    <w:lang w:val="en-CH"/>
                  </w:rPr>
                </w:rPrChange>
              </w:rPr>
              <w:t>17</w:t>
            </w:r>
          </w:p>
        </w:tc>
        <w:tc>
          <w:tcPr>
            <w:tcW w:w="1157" w:type="dxa"/>
            <w:noWrap/>
            <w:hideMark/>
          </w:tcPr>
          <w:p w14:paraId="5569BE3A"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200"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201" w:author="Tilley  Elizabeth" w:date="2022-10-24T15:54:00Z">
                  <w:rPr>
                    <w:rFonts w:ascii="Calibri" w:eastAsia="Times New Roman" w:hAnsi="Calibri" w:cs="Calibri"/>
                    <w:color w:val="000000"/>
                    <w:lang w:val="en-CH"/>
                  </w:rPr>
                </w:rPrChange>
              </w:rPr>
              <w:t>0.293</w:t>
            </w:r>
          </w:p>
        </w:tc>
        <w:tc>
          <w:tcPr>
            <w:tcW w:w="960" w:type="dxa"/>
            <w:noWrap/>
            <w:hideMark/>
          </w:tcPr>
          <w:p w14:paraId="54B39B06"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202"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203" w:author="Tilley  Elizabeth" w:date="2022-10-24T15:54:00Z">
                  <w:rPr>
                    <w:rFonts w:ascii="Calibri" w:eastAsia="Times New Roman" w:hAnsi="Calibri" w:cs="Calibri"/>
                    <w:color w:val="000000"/>
                    <w:lang w:val="en-CH"/>
                  </w:rPr>
                </w:rPrChange>
              </w:rPr>
              <w:t>342</w:t>
            </w:r>
          </w:p>
        </w:tc>
      </w:tr>
      <w:tr w:rsidR="008D4704" w:rsidRPr="006F7A18" w14:paraId="4C14FCB8"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AC6300E" w14:textId="77777777" w:rsidR="008D4704" w:rsidRPr="006F7A18" w:rsidRDefault="008D4704" w:rsidP="008D4704">
            <w:pPr>
              <w:rPr>
                <w:rFonts w:ascii="Times New Roman" w:eastAsia="Times New Roman" w:hAnsi="Times New Roman" w:cs="Times New Roman"/>
                <w:color w:val="000000"/>
                <w:lang w:val="en-CH"/>
                <w:rPrChange w:id="204"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205" w:author="Tilley  Elizabeth" w:date="2022-10-24T15:54:00Z">
                  <w:rPr>
                    <w:rFonts w:ascii="Calibri" w:eastAsia="Times New Roman" w:hAnsi="Calibri" w:cs="Calibri"/>
                    <w:color w:val="000000"/>
                    <w:lang w:val="en-CH"/>
                  </w:rPr>
                </w:rPrChange>
              </w:rPr>
              <w:t>Naizi_inorganic_2</w:t>
            </w:r>
          </w:p>
        </w:tc>
        <w:tc>
          <w:tcPr>
            <w:tcW w:w="960" w:type="dxa"/>
            <w:noWrap/>
            <w:hideMark/>
          </w:tcPr>
          <w:p w14:paraId="602E6386" w14:textId="77777777" w:rsidR="008D4704" w:rsidRPr="006F7A18"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Change w:id="206" w:author="Tilley  Elizabeth" w:date="2022-10-24T15:54:00Z">
                  <w:rPr>
                    <w:rFonts w:ascii="Calibri" w:eastAsia="Times New Roman" w:hAnsi="Calibri" w:cs="Calibri"/>
                    <w:color w:val="000000"/>
                    <w:lang w:val="en-CH"/>
                  </w:rPr>
                </w:rPrChange>
              </w:rPr>
            </w:pPr>
          </w:p>
        </w:tc>
        <w:tc>
          <w:tcPr>
            <w:tcW w:w="960" w:type="dxa"/>
            <w:noWrap/>
            <w:hideMark/>
          </w:tcPr>
          <w:p w14:paraId="6EACEEBB" w14:textId="77777777" w:rsidR="008D4704" w:rsidRPr="006F7A18"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7B4F8114" w14:textId="77777777" w:rsidR="008D4704" w:rsidRPr="006F7A18"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3417D3ED" w14:textId="77777777" w:rsidR="008D4704" w:rsidRPr="006F7A18"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1157" w:type="dxa"/>
            <w:noWrap/>
            <w:hideMark/>
          </w:tcPr>
          <w:p w14:paraId="112A0816" w14:textId="77777777" w:rsidR="008D4704" w:rsidRPr="006F7A18"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1484F76E" w14:textId="77777777" w:rsidR="008D4704" w:rsidRPr="006F7A18"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r>
      <w:tr w:rsidR="000768D2" w:rsidRPr="006F7A18" w14:paraId="130B6F43"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2FFCCD" w14:textId="77777777" w:rsidR="008D4704" w:rsidRPr="006F7A18" w:rsidRDefault="008D4704" w:rsidP="008D4704">
            <w:pPr>
              <w:rPr>
                <w:rFonts w:ascii="Times New Roman" w:eastAsia="Times New Roman" w:hAnsi="Times New Roman" w:cs="Times New Roman"/>
                <w:color w:val="000000"/>
                <w:lang w:val="en-CH"/>
                <w:rPrChange w:id="207"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208" w:author="Tilley  Elizabeth" w:date="2022-10-24T15:54:00Z">
                  <w:rPr>
                    <w:rFonts w:ascii="Calibri" w:eastAsia="Times New Roman" w:hAnsi="Calibri" w:cs="Calibri"/>
                    <w:color w:val="000000"/>
                    <w:lang w:val="en-CH"/>
                  </w:rPr>
                </w:rPrChange>
              </w:rPr>
              <w:t>Chigumula_Organic_1</w:t>
            </w:r>
          </w:p>
        </w:tc>
        <w:tc>
          <w:tcPr>
            <w:tcW w:w="960" w:type="dxa"/>
            <w:noWrap/>
            <w:hideMark/>
          </w:tcPr>
          <w:p w14:paraId="38023C22"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Change w:id="209" w:author="Tilley  Elizabeth" w:date="2022-10-24T15:54:00Z">
                  <w:rPr>
                    <w:rFonts w:ascii="Calibri" w:eastAsia="Times New Roman" w:hAnsi="Calibri" w:cs="Calibri"/>
                    <w:b/>
                    <w:bCs/>
                    <w:color w:val="000000"/>
                    <w:lang w:val="en-CH"/>
                  </w:rPr>
                </w:rPrChange>
              </w:rPr>
            </w:pPr>
            <w:r w:rsidRPr="006F7A18">
              <w:rPr>
                <w:rFonts w:ascii="Times New Roman" w:eastAsia="Times New Roman" w:hAnsi="Times New Roman" w:cs="Times New Roman"/>
                <w:b/>
                <w:bCs/>
                <w:color w:val="000000"/>
                <w:lang w:val="en-CH"/>
                <w:rPrChange w:id="210" w:author="Tilley  Elizabeth" w:date="2022-10-24T15:54:00Z">
                  <w:rPr>
                    <w:rFonts w:ascii="Calibri" w:eastAsia="Times New Roman" w:hAnsi="Calibri" w:cs="Calibri"/>
                    <w:b/>
                    <w:bCs/>
                    <w:color w:val="000000"/>
                    <w:lang w:val="en-CH"/>
                  </w:rPr>
                </w:rPrChange>
              </w:rPr>
              <w:t>0.158</w:t>
            </w:r>
          </w:p>
        </w:tc>
        <w:tc>
          <w:tcPr>
            <w:tcW w:w="960" w:type="dxa"/>
            <w:noWrap/>
            <w:hideMark/>
          </w:tcPr>
          <w:p w14:paraId="48C9C143"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211"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212" w:author="Tilley  Elizabeth" w:date="2022-10-24T15:54:00Z">
                  <w:rPr>
                    <w:rFonts w:ascii="Calibri" w:eastAsia="Times New Roman" w:hAnsi="Calibri" w:cs="Calibri"/>
                    <w:color w:val="000000"/>
                    <w:lang w:val="en-CH"/>
                  </w:rPr>
                </w:rPrChange>
              </w:rPr>
              <w:t>0.212</w:t>
            </w:r>
          </w:p>
        </w:tc>
        <w:tc>
          <w:tcPr>
            <w:tcW w:w="960" w:type="dxa"/>
            <w:noWrap/>
            <w:hideMark/>
          </w:tcPr>
          <w:p w14:paraId="7F080A2B"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213"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214" w:author="Tilley  Elizabeth" w:date="2022-10-24T15:54:00Z">
                  <w:rPr>
                    <w:rFonts w:ascii="Calibri" w:eastAsia="Times New Roman" w:hAnsi="Calibri" w:cs="Calibri"/>
                    <w:color w:val="000000"/>
                    <w:lang w:val="en-CH"/>
                  </w:rPr>
                </w:rPrChange>
              </w:rPr>
              <w:t>21</w:t>
            </w:r>
          </w:p>
        </w:tc>
        <w:tc>
          <w:tcPr>
            <w:tcW w:w="960" w:type="dxa"/>
            <w:noWrap/>
            <w:hideMark/>
          </w:tcPr>
          <w:p w14:paraId="727B03DC"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215"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216" w:author="Tilley  Elizabeth" w:date="2022-10-24T15:54:00Z">
                  <w:rPr>
                    <w:rFonts w:ascii="Calibri" w:eastAsia="Times New Roman" w:hAnsi="Calibri" w:cs="Calibri"/>
                    <w:color w:val="000000"/>
                    <w:lang w:val="en-CH"/>
                  </w:rPr>
                </w:rPrChange>
              </w:rPr>
              <w:t>24</w:t>
            </w:r>
          </w:p>
        </w:tc>
        <w:tc>
          <w:tcPr>
            <w:tcW w:w="1157" w:type="dxa"/>
            <w:noWrap/>
            <w:hideMark/>
          </w:tcPr>
          <w:p w14:paraId="74501305"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217"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218" w:author="Tilley  Elizabeth" w:date="2022-10-24T15:54:00Z">
                  <w:rPr>
                    <w:rFonts w:ascii="Calibri" w:eastAsia="Times New Roman" w:hAnsi="Calibri" w:cs="Calibri"/>
                    <w:color w:val="000000"/>
                    <w:lang w:val="en-CH"/>
                  </w:rPr>
                </w:rPrChange>
              </w:rPr>
              <w:t>0.183</w:t>
            </w:r>
          </w:p>
        </w:tc>
        <w:tc>
          <w:tcPr>
            <w:tcW w:w="960" w:type="dxa"/>
            <w:noWrap/>
            <w:hideMark/>
          </w:tcPr>
          <w:p w14:paraId="3EF689A6"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219"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220" w:author="Tilley  Elizabeth" w:date="2022-10-24T15:54:00Z">
                  <w:rPr>
                    <w:rFonts w:ascii="Calibri" w:eastAsia="Times New Roman" w:hAnsi="Calibri" w:cs="Calibri"/>
                    <w:color w:val="000000"/>
                    <w:lang w:val="en-CH"/>
                  </w:rPr>
                </w:rPrChange>
              </w:rPr>
              <w:t>327</w:t>
            </w:r>
          </w:p>
        </w:tc>
      </w:tr>
      <w:tr w:rsidR="008D4704" w:rsidRPr="006F7A18" w14:paraId="20C7F5D6"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8B81B88" w14:textId="77777777" w:rsidR="008D4704" w:rsidRPr="006F7A18" w:rsidRDefault="008D4704" w:rsidP="008D4704">
            <w:pPr>
              <w:rPr>
                <w:rFonts w:ascii="Times New Roman" w:eastAsia="Times New Roman" w:hAnsi="Times New Roman" w:cs="Times New Roman"/>
                <w:color w:val="000000"/>
                <w:lang w:val="en-CH"/>
                <w:rPrChange w:id="221"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222" w:author="Tilley  Elizabeth" w:date="2022-10-24T15:54:00Z">
                  <w:rPr>
                    <w:rFonts w:ascii="Calibri" w:eastAsia="Times New Roman" w:hAnsi="Calibri" w:cs="Calibri"/>
                    <w:color w:val="000000"/>
                    <w:lang w:val="en-CH"/>
                  </w:rPr>
                </w:rPrChange>
              </w:rPr>
              <w:t>Chigumula_Organic_2</w:t>
            </w:r>
          </w:p>
        </w:tc>
        <w:tc>
          <w:tcPr>
            <w:tcW w:w="960" w:type="dxa"/>
            <w:noWrap/>
            <w:hideMark/>
          </w:tcPr>
          <w:p w14:paraId="0A05011C" w14:textId="77777777" w:rsidR="008D4704" w:rsidRPr="006F7A18"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Change w:id="223" w:author="Tilley  Elizabeth" w:date="2022-10-24T15:54:00Z">
                  <w:rPr>
                    <w:rFonts w:ascii="Calibri" w:eastAsia="Times New Roman" w:hAnsi="Calibri" w:cs="Calibri"/>
                    <w:b/>
                    <w:bCs/>
                    <w:color w:val="000000"/>
                    <w:lang w:val="en-CH"/>
                  </w:rPr>
                </w:rPrChange>
              </w:rPr>
            </w:pPr>
            <w:r w:rsidRPr="006F7A18">
              <w:rPr>
                <w:rFonts w:ascii="Times New Roman" w:eastAsia="Times New Roman" w:hAnsi="Times New Roman" w:cs="Times New Roman"/>
                <w:b/>
                <w:bCs/>
                <w:color w:val="000000"/>
                <w:lang w:val="en-CH"/>
                <w:rPrChange w:id="224" w:author="Tilley  Elizabeth" w:date="2022-10-24T15:54:00Z">
                  <w:rPr>
                    <w:rFonts w:ascii="Calibri" w:eastAsia="Times New Roman" w:hAnsi="Calibri" w:cs="Calibri"/>
                    <w:b/>
                    <w:bCs/>
                    <w:color w:val="000000"/>
                    <w:lang w:val="en-CH"/>
                  </w:rPr>
                </w:rPrChange>
              </w:rPr>
              <w:t>0.127</w:t>
            </w:r>
          </w:p>
        </w:tc>
        <w:tc>
          <w:tcPr>
            <w:tcW w:w="960" w:type="dxa"/>
            <w:noWrap/>
            <w:hideMark/>
          </w:tcPr>
          <w:p w14:paraId="7D083455" w14:textId="77777777" w:rsidR="008D4704" w:rsidRPr="006F7A18"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Change w:id="225"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226" w:author="Tilley  Elizabeth" w:date="2022-10-24T15:54:00Z">
                  <w:rPr>
                    <w:rFonts w:ascii="Calibri" w:eastAsia="Times New Roman" w:hAnsi="Calibri" w:cs="Calibri"/>
                    <w:color w:val="000000"/>
                    <w:lang w:val="en-CH"/>
                  </w:rPr>
                </w:rPrChange>
              </w:rPr>
              <w:t>0.142</w:t>
            </w:r>
          </w:p>
        </w:tc>
        <w:tc>
          <w:tcPr>
            <w:tcW w:w="960" w:type="dxa"/>
            <w:noWrap/>
            <w:hideMark/>
          </w:tcPr>
          <w:p w14:paraId="3ECCA4AE" w14:textId="77777777" w:rsidR="008D4704" w:rsidRPr="006F7A18"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Change w:id="227"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228" w:author="Tilley  Elizabeth" w:date="2022-10-24T15:54:00Z">
                  <w:rPr>
                    <w:rFonts w:ascii="Calibri" w:eastAsia="Times New Roman" w:hAnsi="Calibri" w:cs="Calibri"/>
                    <w:color w:val="000000"/>
                    <w:lang w:val="en-CH"/>
                  </w:rPr>
                </w:rPrChange>
              </w:rPr>
              <w:t>13</w:t>
            </w:r>
          </w:p>
        </w:tc>
        <w:tc>
          <w:tcPr>
            <w:tcW w:w="960" w:type="dxa"/>
            <w:noWrap/>
            <w:hideMark/>
          </w:tcPr>
          <w:p w14:paraId="4BD66E2B" w14:textId="77777777" w:rsidR="008D4704" w:rsidRPr="006F7A18"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Change w:id="229"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230" w:author="Tilley  Elizabeth" w:date="2022-10-24T15:54:00Z">
                  <w:rPr>
                    <w:rFonts w:ascii="Calibri" w:eastAsia="Times New Roman" w:hAnsi="Calibri" w:cs="Calibri"/>
                    <w:color w:val="000000"/>
                    <w:lang w:val="en-CH"/>
                  </w:rPr>
                </w:rPrChange>
              </w:rPr>
              <w:t>19</w:t>
            </w:r>
          </w:p>
        </w:tc>
        <w:tc>
          <w:tcPr>
            <w:tcW w:w="1157" w:type="dxa"/>
            <w:noWrap/>
            <w:hideMark/>
          </w:tcPr>
          <w:p w14:paraId="7C4D41FB" w14:textId="77777777" w:rsidR="008D4704" w:rsidRPr="006F7A18"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Change w:id="231"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232" w:author="Tilley  Elizabeth" w:date="2022-10-24T15:54:00Z">
                  <w:rPr>
                    <w:rFonts w:ascii="Calibri" w:eastAsia="Times New Roman" w:hAnsi="Calibri" w:cs="Calibri"/>
                    <w:color w:val="000000"/>
                    <w:lang w:val="en-CH"/>
                  </w:rPr>
                </w:rPrChange>
              </w:rPr>
              <w:t>0.106</w:t>
            </w:r>
          </w:p>
        </w:tc>
        <w:tc>
          <w:tcPr>
            <w:tcW w:w="960" w:type="dxa"/>
            <w:noWrap/>
            <w:hideMark/>
          </w:tcPr>
          <w:p w14:paraId="3AE93CA2" w14:textId="77777777" w:rsidR="008D4704" w:rsidRPr="006F7A18"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Change w:id="233"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234" w:author="Tilley  Elizabeth" w:date="2022-10-24T15:54:00Z">
                  <w:rPr>
                    <w:rFonts w:ascii="Calibri" w:eastAsia="Times New Roman" w:hAnsi="Calibri" w:cs="Calibri"/>
                    <w:color w:val="000000"/>
                    <w:lang w:val="en-CH"/>
                  </w:rPr>
                </w:rPrChange>
              </w:rPr>
              <w:t>223</w:t>
            </w:r>
          </w:p>
        </w:tc>
      </w:tr>
      <w:tr w:rsidR="000768D2" w:rsidRPr="006F7A18" w14:paraId="13BCF373"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22EC432" w14:textId="77777777" w:rsidR="008D4704" w:rsidRPr="006F7A18" w:rsidRDefault="008D4704" w:rsidP="008D4704">
            <w:pPr>
              <w:rPr>
                <w:rFonts w:ascii="Times New Roman" w:eastAsia="Times New Roman" w:hAnsi="Times New Roman" w:cs="Times New Roman"/>
                <w:color w:val="000000"/>
                <w:lang w:val="en-CH"/>
                <w:rPrChange w:id="235"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236" w:author="Tilley  Elizabeth" w:date="2022-10-24T15:54:00Z">
                  <w:rPr>
                    <w:rFonts w:ascii="Calibri" w:eastAsia="Times New Roman" w:hAnsi="Calibri" w:cs="Calibri"/>
                    <w:color w:val="000000"/>
                    <w:lang w:val="en-CH"/>
                  </w:rPr>
                </w:rPrChange>
              </w:rPr>
              <w:t>Chigumula_inorganic_1</w:t>
            </w:r>
          </w:p>
        </w:tc>
        <w:tc>
          <w:tcPr>
            <w:tcW w:w="960" w:type="dxa"/>
            <w:noWrap/>
            <w:hideMark/>
          </w:tcPr>
          <w:p w14:paraId="47298782"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Change w:id="237" w:author="Tilley  Elizabeth" w:date="2022-10-24T15:54:00Z">
                  <w:rPr>
                    <w:rFonts w:ascii="Calibri" w:eastAsia="Times New Roman" w:hAnsi="Calibri" w:cs="Calibri"/>
                    <w:b/>
                    <w:bCs/>
                    <w:color w:val="000000"/>
                    <w:lang w:val="en-CH"/>
                  </w:rPr>
                </w:rPrChange>
              </w:rPr>
            </w:pPr>
            <w:r w:rsidRPr="006F7A18">
              <w:rPr>
                <w:rFonts w:ascii="Times New Roman" w:eastAsia="Times New Roman" w:hAnsi="Times New Roman" w:cs="Times New Roman"/>
                <w:b/>
                <w:bCs/>
                <w:color w:val="000000"/>
                <w:lang w:val="en-CH"/>
                <w:rPrChange w:id="238" w:author="Tilley  Elizabeth" w:date="2022-10-24T15:54:00Z">
                  <w:rPr>
                    <w:rFonts w:ascii="Calibri" w:eastAsia="Times New Roman" w:hAnsi="Calibri" w:cs="Calibri"/>
                    <w:b/>
                    <w:bCs/>
                    <w:color w:val="000000"/>
                    <w:lang w:val="en-CH"/>
                  </w:rPr>
                </w:rPrChange>
              </w:rPr>
              <w:t>0.056</w:t>
            </w:r>
          </w:p>
        </w:tc>
        <w:tc>
          <w:tcPr>
            <w:tcW w:w="960" w:type="dxa"/>
            <w:noWrap/>
            <w:hideMark/>
          </w:tcPr>
          <w:p w14:paraId="1F405BCC"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239"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240" w:author="Tilley  Elizabeth" w:date="2022-10-24T15:54:00Z">
                  <w:rPr>
                    <w:rFonts w:ascii="Calibri" w:eastAsia="Times New Roman" w:hAnsi="Calibri" w:cs="Calibri"/>
                    <w:color w:val="000000"/>
                    <w:lang w:val="en-CH"/>
                  </w:rPr>
                </w:rPrChange>
              </w:rPr>
              <w:t>0.308</w:t>
            </w:r>
          </w:p>
        </w:tc>
        <w:tc>
          <w:tcPr>
            <w:tcW w:w="960" w:type="dxa"/>
            <w:noWrap/>
            <w:hideMark/>
          </w:tcPr>
          <w:p w14:paraId="030E6539"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241"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242" w:author="Tilley  Elizabeth" w:date="2022-10-24T15:54:00Z">
                  <w:rPr>
                    <w:rFonts w:ascii="Calibri" w:eastAsia="Times New Roman" w:hAnsi="Calibri" w:cs="Calibri"/>
                    <w:color w:val="000000"/>
                    <w:lang w:val="en-CH"/>
                  </w:rPr>
                </w:rPrChange>
              </w:rPr>
              <w:t>4</w:t>
            </w:r>
          </w:p>
        </w:tc>
        <w:tc>
          <w:tcPr>
            <w:tcW w:w="960" w:type="dxa"/>
            <w:noWrap/>
            <w:hideMark/>
          </w:tcPr>
          <w:p w14:paraId="5A4DF374"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243"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244" w:author="Tilley  Elizabeth" w:date="2022-10-24T15:54:00Z">
                  <w:rPr>
                    <w:rFonts w:ascii="Calibri" w:eastAsia="Times New Roman" w:hAnsi="Calibri" w:cs="Calibri"/>
                    <w:color w:val="000000"/>
                    <w:lang w:val="en-CH"/>
                  </w:rPr>
                </w:rPrChange>
              </w:rPr>
              <w:t>9</w:t>
            </w:r>
          </w:p>
        </w:tc>
        <w:tc>
          <w:tcPr>
            <w:tcW w:w="1157" w:type="dxa"/>
            <w:noWrap/>
            <w:hideMark/>
          </w:tcPr>
          <w:p w14:paraId="7B818860"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245"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246" w:author="Tilley  Elizabeth" w:date="2022-10-24T15:54:00Z">
                  <w:rPr>
                    <w:rFonts w:ascii="Calibri" w:eastAsia="Times New Roman" w:hAnsi="Calibri" w:cs="Calibri"/>
                    <w:color w:val="000000"/>
                    <w:lang w:val="en-CH"/>
                  </w:rPr>
                </w:rPrChange>
              </w:rPr>
              <w:t>0.256</w:t>
            </w:r>
          </w:p>
        </w:tc>
        <w:tc>
          <w:tcPr>
            <w:tcW w:w="960" w:type="dxa"/>
            <w:noWrap/>
            <w:hideMark/>
          </w:tcPr>
          <w:p w14:paraId="3359B68C" w14:textId="77777777" w:rsidR="008D4704" w:rsidRPr="006F7A18"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Change w:id="247"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248" w:author="Tilley  Elizabeth" w:date="2022-10-24T15:54:00Z">
                  <w:rPr>
                    <w:rFonts w:ascii="Calibri" w:eastAsia="Times New Roman" w:hAnsi="Calibri" w:cs="Calibri"/>
                    <w:color w:val="000000"/>
                    <w:lang w:val="en-CH"/>
                  </w:rPr>
                </w:rPrChange>
              </w:rPr>
              <w:t>333</w:t>
            </w:r>
          </w:p>
        </w:tc>
      </w:tr>
      <w:tr w:rsidR="008D4704" w:rsidRPr="006F7A18" w14:paraId="458268FA"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2D44D68" w14:textId="77777777" w:rsidR="008D4704" w:rsidRPr="006F7A18" w:rsidRDefault="008D4704" w:rsidP="008D4704">
            <w:pPr>
              <w:rPr>
                <w:rFonts w:ascii="Times New Roman" w:eastAsia="Times New Roman" w:hAnsi="Times New Roman" w:cs="Times New Roman"/>
                <w:color w:val="000000"/>
                <w:lang w:val="en-CH"/>
                <w:rPrChange w:id="249" w:author="Tilley  Elizabeth" w:date="2022-10-24T15:54:00Z">
                  <w:rPr>
                    <w:rFonts w:ascii="Calibri" w:eastAsia="Times New Roman" w:hAnsi="Calibri" w:cs="Calibri"/>
                    <w:color w:val="000000"/>
                    <w:lang w:val="en-CH"/>
                  </w:rPr>
                </w:rPrChange>
              </w:rPr>
            </w:pPr>
            <w:r w:rsidRPr="006F7A18">
              <w:rPr>
                <w:rFonts w:ascii="Times New Roman" w:eastAsia="Times New Roman" w:hAnsi="Times New Roman" w:cs="Times New Roman"/>
                <w:color w:val="000000"/>
                <w:lang w:val="en-CH"/>
                <w:rPrChange w:id="250" w:author="Tilley  Elizabeth" w:date="2022-10-24T15:54:00Z">
                  <w:rPr>
                    <w:rFonts w:ascii="Calibri" w:eastAsia="Times New Roman" w:hAnsi="Calibri" w:cs="Calibri"/>
                    <w:color w:val="000000"/>
                    <w:lang w:val="en-CH"/>
                  </w:rPr>
                </w:rPrChange>
              </w:rPr>
              <w:t>Chigumula_inorganic_2</w:t>
            </w:r>
          </w:p>
        </w:tc>
        <w:tc>
          <w:tcPr>
            <w:tcW w:w="960" w:type="dxa"/>
            <w:noWrap/>
            <w:hideMark/>
          </w:tcPr>
          <w:p w14:paraId="35AA6553" w14:textId="77777777" w:rsidR="008D4704" w:rsidRPr="006F7A18"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Change w:id="251" w:author="Tilley  Elizabeth" w:date="2022-10-24T15:54:00Z">
                  <w:rPr>
                    <w:rFonts w:ascii="Calibri" w:eastAsia="Times New Roman" w:hAnsi="Calibri" w:cs="Calibri"/>
                    <w:color w:val="000000"/>
                    <w:lang w:val="en-CH"/>
                  </w:rPr>
                </w:rPrChange>
              </w:rPr>
            </w:pPr>
          </w:p>
        </w:tc>
        <w:tc>
          <w:tcPr>
            <w:tcW w:w="960" w:type="dxa"/>
            <w:noWrap/>
            <w:hideMark/>
          </w:tcPr>
          <w:p w14:paraId="64FDF31F" w14:textId="77777777" w:rsidR="008D4704" w:rsidRPr="006F7A18"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7D64E185" w14:textId="77777777" w:rsidR="008D4704" w:rsidRPr="006F7A18"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222CB5C9" w14:textId="77777777" w:rsidR="008D4704" w:rsidRPr="006F7A18"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1157" w:type="dxa"/>
            <w:noWrap/>
            <w:hideMark/>
          </w:tcPr>
          <w:p w14:paraId="2846AD46" w14:textId="77777777" w:rsidR="008D4704" w:rsidRPr="006F7A18"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3A721452" w14:textId="77777777" w:rsidR="008D4704" w:rsidRPr="006F7A18"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r>
    </w:tbl>
    <w:p w14:paraId="568F5D7A" w14:textId="1E98200F" w:rsidR="00754FD8" w:rsidRPr="005B3C65" w:rsidRDefault="00754FD8" w:rsidP="00C2629F"/>
    <w:p w14:paraId="21204CA3" w14:textId="271CFF55" w:rsidR="001A7653" w:rsidRDefault="001A7653" w:rsidP="005B7CCE">
      <w:pPr>
        <w:pStyle w:val="Heading2"/>
      </w:pPr>
      <w:bookmarkStart w:id="252" w:name="_Toc117270958"/>
      <w:r>
        <w:t>Dump arrivals logs</w:t>
      </w:r>
      <w:bookmarkEnd w:id="252"/>
    </w:p>
    <w:p w14:paraId="6F0D1F39" w14:textId="55D85E29" w:rsidR="005B7CCE" w:rsidRDefault="00F63348" w:rsidP="001A7653">
      <w:commentRangeStart w:id="253"/>
      <w:r w:rsidRPr="00F63348">
        <w:t xml:space="preserve">A separate time series is </w:t>
      </w:r>
      <w:r w:rsidR="00854200">
        <w:t>used</w:t>
      </w:r>
      <w:r w:rsidRPr="00F63348">
        <w:t xml:space="preserve">. </w:t>
      </w:r>
      <w:commentRangeEnd w:id="253"/>
      <w:r w:rsidR="006F7A18">
        <w:rPr>
          <w:rStyle w:val="CommentReference"/>
        </w:rPr>
        <w:commentReference w:id="253"/>
      </w:r>
      <w:r w:rsidRPr="00F63348">
        <w:t>It lists arrivals at the Mzedi dump, along with the origin of the skip carried by each truck. The origins match exactly the set of skip locations</w:t>
      </w:r>
      <w:r w:rsidR="00286F18">
        <w:t>, but once again, not the filling data</w:t>
      </w:r>
      <w:r w:rsidRPr="00F63348">
        <w:t>. The period of this series is 2020-12-05 to 2021-12-31. The sum of arrivals in each week during this period is shown</w:t>
      </w:r>
      <w:r w:rsidR="00756AB7">
        <w:t xml:space="preserve"> in </w:t>
      </w:r>
      <w:r w:rsidR="00A37277">
        <w:fldChar w:fldCharType="begin"/>
      </w:r>
      <w:r w:rsidR="00A37277">
        <w:instrText xml:space="preserve"> REF _Ref117063876 \h </w:instrText>
      </w:r>
      <w:r w:rsidR="00A37277">
        <w:fldChar w:fldCharType="separate"/>
      </w:r>
      <w:r w:rsidR="000120C7">
        <w:t xml:space="preserve">Figure </w:t>
      </w:r>
      <w:r w:rsidR="000120C7">
        <w:rPr>
          <w:noProof/>
        </w:rPr>
        <w:t>8</w:t>
      </w:r>
      <w:r w:rsidR="00A37277">
        <w:fldChar w:fldCharType="end"/>
      </w:r>
      <w:r>
        <w:rPr>
          <w:b/>
          <w:bCs/>
        </w:rPr>
        <w:t>.</w:t>
      </w:r>
      <w:r w:rsidRPr="00F63348">
        <w:t xml:space="preserve"> A sizeable gap is noticeable for almost the whole of February 2021. This is reflected in the skips filling data, where many skips were overflowing and not emptied during this period. The reason for this gap is </w:t>
      </w:r>
      <w:r w:rsidR="009E793C" w:rsidRPr="00F63348">
        <w:t>unknown but</w:t>
      </w:r>
      <w:r w:rsidRPr="00F63348">
        <w:t xml:space="preserve"> assumed here to be the service simply not operatin</w:t>
      </w:r>
      <w:r w:rsidR="00B06D36">
        <w:t xml:space="preserve">g. </w:t>
      </w:r>
      <w:r w:rsidR="00AB7C95">
        <w:t xml:space="preserve">Intra-weekly, the arrivals are relatively homogeneous, except for Sunday, as illustrated in </w:t>
      </w:r>
      <w:r w:rsidR="00A37277">
        <w:fldChar w:fldCharType="begin"/>
      </w:r>
      <w:r w:rsidR="00A37277">
        <w:instrText xml:space="preserve"> REF _Ref117064000 \h </w:instrText>
      </w:r>
      <w:r w:rsidR="00A37277">
        <w:fldChar w:fldCharType="separate"/>
      </w:r>
      <w:r w:rsidR="000120C7">
        <w:t xml:space="preserve">Figure </w:t>
      </w:r>
      <w:r w:rsidR="000120C7">
        <w:rPr>
          <w:noProof/>
        </w:rPr>
        <w:t>9</w:t>
      </w:r>
      <w:r w:rsidR="00A37277">
        <w:fldChar w:fldCharType="end"/>
      </w:r>
      <w:r w:rsidR="00AB7C95">
        <w:t xml:space="preserve">. </w:t>
      </w:r>
    </w:p>
    <w:p w14:paraId="196298A6" w14:textId="75BE5AEC" w:rsidR="00FB0054" w:rsidRDefault="00FB0054" w:rsidP="001A7653">
      <w:r>
        <w:t>Of particular interest is the number of days between arrivals</w:t>
      </w:r>
      <w:r w:rsidR="000E678C">
        <w:t xml:space="preserve"> at the dump for each skip</w:t>
      </w:r>
      <w:r w:rsidR="00F63218">
        <w:t xml:space="preserve">. The analysis of these </w:t>
      </w:r>
      <w:r w:rsidR="00814199">
        <w:t xml:space="preserve">gaps </w:t>
      </w:r>
      <w:r w:rsidR="00C83099">
        <w:t>is</w:t>
      </w:r>
      <w:r w:rsidR="00814199">
        <w:t xml:space="preserve"> shown in</w:t>
      </w:r>
      <w:r w:rsidR="00DB65A8">
        <w:t xml:space="preserve"> </w:t>
      </w:r>
      <w:r w:rsidR="00DB65A8">
        <w:fldChar w:fldCharType="begin"/>
      </w:r>
      <w:r w:rsidR="00DB65A8">
        <w:instrText xml:space="preserve"> REF _Ref117144702 \h </w:instrText>
      </w:r>
      <w:r w:rsidR="00DB65A8">
        <w:fldChar w:fldCharType="separate"/>
      </w:r>
      <w:r w:rsidR="000120C7">
        <w:t xml:space="preserve">Figure </w:t>
      </w:r>
      <w:r w:rsidR="000120C7">
        <w:rPr>
          <w:noProof/>
        </w:rPr>
        <w:t>10</w:t>
      </w:r>
      <w:r w:rsidR="00DB65A8">
        <w:fldChar w:fldCharType="end"/>
      </w:r>
      <w:r w:rsidR="00DF19D2">
        <w:t xml:space="preserve">. </w:t>
      </w:r>
      <w:r w:rsidR="00417AA3">
        <w:t xml:space="preserve">A </w:t>
      </w:r>
      <w:r w:rsidR="00482A0C">
        <w:t xml:space="preserve">noticeable </w:t>
      </w:r>
      <w:r w:rsidR="00B275D1">
        <w:t xml:space="preserve">characteristic is the variability </w:t>
      </w:r>
      <w:r w:rsidR="00E660C4">
        <w:t>of the</w:t>
      </w:r>
      <w:r w:rsidR="006C12BA">
        <w:t xml:space="preserve"> time gaps, as illustrated by the size of the boxes and whiskers. </w:t>
      </w:r>
      <w:r w:rsidR="00FE1AF7">
        <w:t>For areas that are serviced often, such as Blantyre Flea Market, Limbe</w:t>
      </w:r>
      <w:r w:rsidR="001F4CD9">
        <w:t xml:space="preserve">, </w:t>
      </w:r>
      <w:r w:rsidR="00FE1AF7">
        <w:t>Ndirande</w:t>
      </w:r>
      <w:r w:rsidR="001F4CD9">
        <w:t xml:space="preserve"> and Chirimba</w:t>
      </w:r>
      <w:r w:rsidR="00AF2249">
        <w:t xml:space="preserve"> (where the median gap is at maximum 3)</w:t>
      </w:r>
      <w:r w:rsidR="00EB5EBD">
        <w:t>,</w:t>
      </w:r>
      <w:r w:rsidR="00FA4CEA">
        <w:t xml:space="preserve"> </w:t>
      </w:r>
      <w:r w:rsidR="002C027E">
        <w:t xml:space="preserve">the outliers </w:t>
      </w:r>
      <w:r w:rsidR="00B74D6E">
        <w:t xml:space="preserve">are </w:t>
      </w:r>
      <w:r w:rsidR="00D95BDC">
        <w:t>frequent</w:t>
      </w:r>
      <w:r w:rsidR="00F20F1E">
        <w:t>, indicating</w:t>
      </w:r>
      <w:r w:rsidR="001104B8">
        <w:t xml:space="preserve"> gaps where the </w:t>
      </w:r>
      <w:r w:rsidR="00C4480A">
        <w:t>skips are likely overflowing</w:t>
      </w:r>
      <w:r w:rsidR="00F87411">
        <w:t xml:space="preserve">. </w:t>
      </w:r>
    </w:p>
    <w:p w14:paraId="0AC0E49D" w14:textId="58B28A3F" w:rsidR="004D22F5" w:rsidRPr="004D22F5" w:rsidRDefault="00136F31" w:rsidP="004D22F5">
      <w:r>
        <w:t>Importantly</w:t>
      </w:r>
      <w:r w:rsidR="00206533">
        <w:t xml:space="preserve">, </w:t>
      </w:r>
      <w:r w:rsidR="002A1023">
        <w:t xml:space="preserve">the arrivals at the dump provide useful insights </w:t>
      </w:r>
      <w:r w:rsidR="00737195">
        <w:t xml:space="preserve">into the current operation of the municipal solid waste management system in Blantyre. It does not, however, </w:t>
      </w:r>
      <w:r w:rsidR="004B12F2">
        <w:t xml:space="preserve">allow by itself, to infer </w:t>
      </w:r>
      <w:r w:rsidR="004B12F2">
        <w:lastRenderedPageBreak/>
        <w:t xml:space="preserve">the </w:t>
      </w:r>
      <w:r w:rsidR="002F6DB7">
        <w:t>filling rate</w:t>
      </w:r>
      <w:r w:rsidR="00783059">
        <w:t xml:space="preserve"> of bins. As seen in </w:t>
      </w:r>
      <w:r w:rsidR="00783059">
        <w:fldChar w:fldCharType="begin"/>
      </w:r>
      <w:r w:rsidR="00783059">
        <w:instrText xml:space="preserve"> REF _Ref117093632 \h </w:instrText>
      </w:r>
      <w:r w:rsidR="00783059">
        <w:fldChar w:fldCharType="separate"/>
      </w:r>
      <w:r w:rsidR="000120C7">
        <w:t xml:space="preserve">Table </w:t>
      </w:r>
      <w:r w:rsidR="000120C7">
        <w:rPr>
          <w:noProof/>
        </w:rPr>
        <w:t>1</w:t>
      </w:r>
      <w:r w:rsidR="00783059">
        <w:fldChar w:fldCharType="end"/>
      </w:r>
      <w:r w:rsidR="00783059">
        <w:t xml:space="preserve">, at least some skips </w:t>
      </w:r>
      <w:r w:rsidR="00DF4263">
        <w:t xml:space="preserve">spend a considerable amount of time </w:t>
      </w:r>
      <w:r w:rsidR="00E10747">
        <w:t xml:space="preserve">overfull. As such, </w:t>
      </w:r>
      <w:r w:rsidR="004343ED">
        <w:t xml:space="preserve">the time between collections </w:t>
      </w:r>
      <w:r w:rsidR="009E793C">
        <w:t>is</w:t>
      </w:r>
      <w:r w:rsidR="00E7710E">
        <w:t xml:space="preserve"> dependent on other factors</w:t>
      </w:r>
      <w:r w:rsidR="0034351F">
        <w:t xml:space="preserve"> as well. </w:t>
      </w:r>
    </w:p>
    <w:p w14:paraId="275709CC" w14:textId="77777777" w:rsidR="00851081" w:rsidRDefault="00851081" w:rsidP="00851081">
      <w:pPr>
        <w:keepNext/>
        <w:jc w:val="center"/>
      </w:pPr>
      <w:r>
        <w:rPr>
          <w:noProof/>
        </w:rPr>
        <w:drawing>
          <wp:inline distT="0" distB="0" distL="0" distR="0" wp14:anchorId="14991534" wp14:editId="1BAA4E21">
            <wp:extent cx="5042790" cy="377734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6597" cy="3847610"/>
                    </a:xfrm>
                    <a:prstGeom prst="rect">
                      <a:avLst/>
                    </a:prstGeom>
                    <a:noFill/>
                    <a:ln>
                      <a:noFill/>
                    </a:ln>
                  </pic:spPr>
                </pic:pic>
              </a:graphicData>
            </a:graphic>
          </wp:inline>
        </w:drawing>
      </w:r>
    </w:p>
    <w:p w14:paraId="4F11BDEE" w14:textId="5020356F" w:rsidR="00851081" w:rsidRPr="001A7653" w:rsidRDefault="00851081" w:rsidP="00851081">
      <w:pPr>
        <w:pStyle w:val="Caption"/>
        <w:jc w:val="center"/>
      </w:pPr>
      <w:bookmarkStart w:id="254" w:name="_Ref117063876"/>
      <w:r>
        <w:t xml:space="preserve">Figure </w:t>
      </w:r>
      <w:fldSimple w:instr=" SEQ Figure \* ARABIC ">
        <w:r w:rsidR="000120C7">
          <w:rPr>
            <w:noProof/>
          </w:rPr>
          <w:t>8</w:t>
        </w:r>
      </w:fldSimple>
      <w:bookmarkEnd w:id="254"/>
      <w:r>
        <w:t xml:space="preserve"> Sum of deliveries (arrivals) at Mzedi dump over the entire period of </w:t>
      </w:r>
      <w:commentRangeStart w:id="255"/>
      <w:r>
        <w:t>measurements</w:t>
      </w:r>
      <w:commentRangeEnd w:id="255"/>
      <w:r w:rsidR="009C1CF4">
        <w:rPr>
          <w:rStyle w:val="CommentReference"/>
          <w:i w:val="0"/>
          <w:iCs w:val="0"/>
          <w:color w:val="auto"/>
        </w:rPr>
        <w:commentReference w:id="255"/>
      </w:r>
    </w:p>
    <w:p w14:paraId="62F6E008" w14:textId="6189500F" w:rsidR="00A37277" w:rsidRDefault="00A37277" w:rsidP="00A37277">
      <w:pPr>
        <w:keepNext/>
        <w:jc w:val="center"/>
      </w:pPr>
      <w:r>
        <w:rPr>
          <w:noProof/>
        </w:rPr>
        <w:lastRenderedPageBreak/>
        <w:drawing>
          <wp:inline distT="0" distB="0" distL="0" distR="0" wp14:anchorId="08F61D7F" wp14:editId="0FCA5E1E">
            <wp:extent cx="5224145" cy="3776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33FD89F8" w14:textId="4793B4D7" w:rsidR="00A37277" w:rsidRDefault="00A37277" w:rsidP="00A37277">
      <w:pPr>
        <w:pStyle w:val="Caption"/>
        <w:jc w:val="center"/>
      </w:pPr>
      <w:bookmarkStart w:id="256" w:name="_Ref117064000"/>
      <w:r>
        <w:t xml:space="preserve">Figure </w:t>
      </w:r>
      <w:fldSimple w:instr=" SEQ Figure \* ARABIC ">
        <w:r w:rsidR="000120C7">
          <w:rPr>
            <w:noProof/>
          </w:rPr>
          <w:t>9</w:t>
        </w:r>
      </w:fldSimple>
      <w:bookmarkEnd w:id="256"/>
      <w:r>
        <w:t xml:space="preserve"> Sum of deliveries to Mzedi dump per weekday over the entire period of measurements</w:t>
      </w:r>
    </w:p>
    <w:p w14:paraId="22C2F3EB" w14:textId="77777777" w:rsidR="00FA6560" w:rsidRDefault="00FA6560" w:rsidP="00FA6560">
      <w:pPr>
        <w:keepNext/>
        <w:jc w:val="center"/>
      </w:pPr>
      <w:r>
        <w:rPr>
          <w:noProof/>
        </w:rPr>
        <w:lastRenderedPageBreak/>
        <w:drawing>
          <wp:inline distT="0" distB="0" distL="0" distR="0" wp14:anchorId="243C6E76" wp14:editId="252A43EE">
            <wp:extent cx="5524489" cy="4473575"/>
            <wp:effectExtent l="0" t="0" r="63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5596" cy="4482569"/>
                    </a:xfrm>
                    <a:prstGeom prst="rect">
                      <a:avLst/>
                    </a:prstGeom>
                    <a:noFill/>
                    <a:ln>
                      <a:noFill/>
                    </a:ln>
                  </pic:spPr>
                </pic:pic>
              </a:graphicData>
            </a:graphic>
          </wp:inline>
        </w:drawing>
      </w:r>
    </w:p>
    <w:p w14:paraId="31BF042C" w14:textId="0CDBA52D" w:rsidR="00FA6560" w:rsidRPr="00FA6560" w:rsidRDefault="00FA6560" w:rsidP="00FA6560">
      <w:pPr>
        <w:pStyle w:val="Caption"/>
        <w:jc w:val="center"/>
      </w:pPr>
      <w:bookmarkStart w:id="257" w:name="_Ref117144702"/>
      <w:commentRangeStart w:id="258"/>
      <w:r>
        <w:t xml:space="preserve">Figure </w:t>
      </w:r>
      <w:fldSimple w:instr=" SEQ Figure \* ARABIC ">
        <w:r w:rsidR="000120C7">
          <w:rPr>
            <w:noProof/>
          </w:rPr>
          <w:t>10</w:t>
        </w:r>
      </w:fldSimple>
      <w:bookmarkEnd w:id="257"/>
      <w:r>
        <w:t xml:space="preserve"> Box plots of number of days between arrivals for each skip</w:t>
      </w:r>
      <w:commentRangeEnd w:id="258"/>
      <w:r w:rsidR="009C1CF4">
        <w:rPr>
          <w:rStyle w:val="CommentReference"/>
          <w:i w:val="0"/>
          <w:iCs w:val="0"/>
          <w:color w:val="auto"/>
        </w:rPr>
        <w:commentReference w:id="258"/>
      </w:r>
    </w:p>
    <w:p w14:paraId="1D99F0E1" w14:textId="22848694" w:rsidR="00C20145" w:rsidRDefault="002979C7" w:rsidP="00C20145">
      <w:pPr>
        <w:pStyle w:val="Heading2"/>
        <w:rPr>
          <w:sz w:val="32"/>
          <w:szCs w:val="32"/>
        </w:rPr>
      </w:pPr>
      <w:bookmarkStart w:id="259" w:name="_Toc117270959"/>
      <w:r>
        <w:t>Relationship between the datasets</w:t>
      </w:r>
      <w:bookmarkEnd w:id="259"/>
    </w:p>
    <w:p w14:paraId="2F031F0D" w14:textId="10485EB4" w:rsidR="00621F81" w:rsidRDefault="00D82FB8" w:rsidP="000E5B34">
      <w:r>
        <w:t>The first dataset</w:t>
      </w:r>
      <w:r w:rsidR="000959CA">
        <w:t xml:space="preserve">, though useful in estimating the filling rates, is limited </w:t>
      </w:r>
      <w:r w:rsidR="00C44FAE">
        <w:t xml:space="preserve">to </w:t>
      </w:r>
      <w:r w:rsidR="00FF2083">
        <w:t>twelve skips.</w:t>
      </w:r>
      <w:r w:rsidR="00D130BB">
        <w:t xml:space="preserve"> Those skips are also </w:t>
      </w:r>
      <w:r w:rsidR="004C51B9">
        <w:t xml:space="preserve">concentrated in one area of Blantyre, as seen in </w:t>
      </w:r>
      <w:r w:rsidR="004C51B9">
        <w:fldChar w:fldCharType="begin"/>
      </w:r>
      <w:r w:rsidR="004C51B9">
        <w:instrText xml:space="preserve"> REF _Ref116656831 \h </w:instrText>
      </w:r>
      <w:r w:rsidR="004C51B9">
        <w:fldChar w:fldCharType="separate"/>
      </w:r>
      <w:r w:rsidR="000120C7">
        <w:t xml:space="preserve">Figure </w:t>
      </w:r>
      <w:r w:rsidR="000120C7">
        <w:rPr>
          <w:noProof/>
        </w:rPr>
        <w:t>1</w:t>
      </w:r>
      <w:r w:rsidR="004C51B9">
        <w:fldChar w:fldCharType="end"/>
      </w:r>
      <w:r w:rsidR="00F756C3">
        <w:t xml:space="preserve">. </w:t>
      </w:r>
      <w:r w:rsidR="000520A4">
        <w:t xml:space="preserve">This makes it difficult to extrapolate to other areas </w:t>
      </w:r>
      <w:r w:rsidR="0061010C">
        <w:t xml:space="preserve">in the city. </w:t>
      </w:r>
      <w:r w:rsidR="004E02B3">
        <w:t xml:space="preserve">It is attempted to </w:t>
      </w:r>
      <w:r w:rsidR="00CD0A28">
        <w:t>use</w:t>
      </w:r>
      <w:r w:rsidR="00E11C0B">
        <w:t xml:space="preserve"> </w:t>
      </w:r>
      <w:r w:rsidR="00A92D0B">
        <w:t xml:space="preserve">characteristics from the two </w:t>
      </w:r>
      <w:r w:rsidR="009E793C">
        <w:t>datasets</w:t>
      </w:r>
      <w:r w:rsidR="00A92D0B">
        <w:t xml:space="preserve"> to get filling rates </w:t>
      </w:r>
      <w:r w:rsidR="009A51B2">
        <w:t>estimates for each skip</w:t>
      </w:r>
      <w:r w:rsidR="00EA4C8F">
        <w:t xml:space="preserve">. </w:t>
      </w:r>
      <w:r w:rsidR="00F07DD2">
        <w:t xml:space="preserve">Since the skips in the filling dataset and the areas from the dump logs do not match, </w:t>
      </w:r>
      <w:r w:rsidR="007F124D">
        <w:t xml:space="preserve">they are aggregated </w:t>
      </w:r>
      <w:r w:rsidR="002D6B3F">
        <w:t xml:space="preserve">as shown in </w:t>
      </w:r>
      <w:r w:rsidR="002D6B3F">
        <w:fldChar w:fldCharType="begin"/>
      </w:r>
      <w:r w:rsidR="002D6B3F">
        <w:instrText xml:space="preserve"> REF _Ref117153668 \h </w:instrText>
      </w:r>
      <w:r w:rsidR="002D6B3F">
        <w:fldChar w:fldCharType="separate"/>
      </w:r>
      <w:r w:rsidR="000120C7">
        <w:t xml:space="preserve">Table </w:t>
      </w:r>
      <w:r w:rsidR="000120C7">
        <w:rPr>
          <w:noProof/>
        </w:rPr>
        <w:t>2</w:t>
      </w:r>
      <w:r w:rsidR="002D6B3F">
        <w:fldChar w:fldCharType="end"/>
      </w:r>
      <w:r w:rsidR="00DC4779">
        <w:t xml:space="preserve">. </w:t>
      </w:r>
      <w:r w:rsidR="004C57BF">
        <w:t>Chigumula</w:t>
      </w:r>
      <w:r w:rsidR="00FD1B75">
        <w:t xml:space="preserve">, though in the original list of </w:t>
      </w:r>
      <w:r w:rsidR="00AE6E3A">
        <w:t xml:space="preserve">skips (see </w:t>
      </w:r>
      <w:r w:rsidR="00AE6E3A">
        <w:fldChar w:fldCharType="begin"/>
      </w:r>
      <w:r w:rsidR="00AE6E3A">
        <w:instrText xml:space="preserve"> REF _Ref117153785 \r \h </w:instrText>
      </w:r>
      <w:r w:rsidR="00AE6E3A">
        <w:fldChar w:fldCharType="separate"/>
      </w:r>
      <w:r w:rsidR="000120C7">
        <w:t>2.1</w:t>
      </w:r>
      <w:r w:rsidR="00AE6E3A">
        <w:fldChar w:fldCharType="end"/>
      </w:r>
      <w:r w:rsidR="00AE6E3A">
        <w:t>)</w:t>
      </w:r>
      <w:r w:rsidR="00046ACB">
        <w:t xml:space="preserve">, </w:t>
      </w:r>
      <w:r w:rsidR="009F6F36">
        <w:t xml:space="preserve">does not appear in the dump arrival logs. This </w:t>
      </w:r>
      <w:proofErr w:type="gramStart"/>
      <w:r w:rsidR="009F6F36">
        <w:t>despite the fact that</w:t>
      </w:r>
      <w:proofErr w:type="gramEnd"/>
      <w:r w:rsidR="009F6F36">
        <w:t xml:space="preserve"> skip filling data indicates the inorganic </w:t>
      </w:r>
      <w:r w:rsidR="00692082">
        <w:t>skip</w:t>
      </w:r>
      <w:r w:rsidR="009F6F36">
        <w:t xml:space="preserve"> was emptied at least </w:t>
      </w:r>
      <w:r w:rsidR="00F518EF">
        <w:t>3 times in the period</w:t>
      </w:r>
      <w:r w:rsidR="00692082">
        <w:t xml:space="preserve">, and the organic skips were emptied dozens of times. </w:t>
      </w:r>
    </w:p>
    <w:p w14:paraId="4700FA68" w14:textId="77777777" w:rsidR="00B6570F" w:rsidRDefault="00B6570F" w:rsidP="002D6B3F">
      <w:pPr>
        <w:pStyle w:val="Caption"/>
        <w:keepNext/>
        <w:jc w:val="center"/>
        <w:rPr>
          <w:ins w:id="260" w:author="Tilley  Elizabeth" w:date="2022-10-24T16:16:00Z"/>
        </w:rPr>
      </w:pPr>
      <w:bookmarkStart w:id="261" w:name="_Ref117153668"/>
    </w:p>
    <w:p w14:paraId="518B8403" w14:textId="570F7F87" w:rsidR="00B6570F" w:rsidRDefault="00B6570F">
      <w:pPr>
        <w:rPr>
          <w:ins w:id="262" w:author="Tilley  Elizabeth" w:date="2022-10-24T16:16:00Z"/>
          <w:i/>
          <w:iCs/>
          <w:color w:val="000000" w:themeColor="text1"/>
          <w:sz w:val="24"/>
          <w:szCs w:val="18"/>
        </w:rPr>
      </w:pPr>
      <w:ins w:id="263" w:author="Tilley  Elizabeth" w:date="2022-10-24T16:16:00Z">
        <w:r>
          <w:br w:type="page"/>
        </w:r>
      </w:ins>
    </w:p>
    <w:p w14:paraId="483DC582" w14:textId="17E44744" w:rsidR="002D6B3F" w:rsidRDefault="002D6B3F" w:rsidP="002D6B3F">
      <w:pPr>
        <w:pStyle w:val="Caption"/>
        <w:keepNext/>
        <w:jc w:val="center"/>
      </w:pPr>
      <w:r>
        <w:lastRenderedPageBreak/>
        <w:t xml:space="preserve">Table </w:t>
      </w:r>
      <w:fldSimple w:instr=" SEQ Table \* ARABIC ">
        <w:r w:rsidR="000120C7">
          <w:rPr>
            <w:noProof/>
          </w:rPr>
          <w:t>2</w:t>
        </w:r>
      </w:fldSimple>
      <w:bookmarkEnd w:id="261"/>
      <w:r>
        <w:t xml:space="preserve"> Aggregation of skips and skip areas</w:t>
      </w:r>
      <w:r w:rsidR="00836BFA">
        <w:t xml:space="preserve"> and number of data </w:t>
      </w:r>
      <w:commentRangeStart w:id="264"/>
      <w:r w:rsidR="00836BFA">
        <w:t>points</w:t>
      </w:r>
      <w:commentRangeEnd w:id="264"/>
      <w:r w:rsidR="00B6570F">
        <w:rPr>
          <w:rStyle w:val="CommentReference"/>
          <w:i w:val="0"/>
          <w:iCs w:val="0"/>
          <w:color w:val="auto"/>
        </w:rPr>
        <w:commentReference w:id="264"/>
      </w:r>
    </w:p>
    <w:tbl>
      <w:tblPr>
        <w:tblStyle w:val="TableGrid"/>
        <w:tblW w:w="0" w:type="auto"/>
        <w:tblLook w:val="04A0" w:firstRow="1" w:lastRow="0" w:firstColumn="1" w:lastColumn="0" w:noHBand="0" w:noVBand="1"/>
      </w:tblPr>
      <w:tblGrid>
        <w:gridCol w:w="1743"/>
        <w:gridCol w:w="2764"/>
        <w:gridCol w:w="1066"/>
        <w:gridCol w:w="2010"/>
        <w:gridCol w:w="1433"/>
      </w:tblGrid>
      <w:tr w:rsidR="00B1068E" w14:paraId="27B7FEE3" w14:textId="29988C81" w:rsidTr="00B1068E">
        <w:tc>
          <w:tcPr>
            <w:tcW w:w="1743" w:type="dxa"/>
          </w:tcPr>
          <w:p w14:paraId="26FECA4C" w14:textId="4B9CE742" w:rsidR="00B1068E" w:rsidRDefault="00B1068E" w:rsidP="000E5B34">
            <w:r>
              <w:t>Aggregate area</w:t>
            </w:r>
          </w:p>
        </w:tc>
        <w:tc>
          <w:tcPr>
            <w:tcW w:w="2764" w:type="dxa"/>
          </w:tcPr>
          <w:p w14:paraId="17A37C03" w14:textId="584A91B7" w:rsidR="00B1068E" w:rsidRDefault="00B1068E" w:rsidP="000E5B34">
            <w:r>
              <w:t>Skips from filling data</w:t>
            </w:r>
          </w:p>
        </w:tc>
        <w:tc>
          <w:tcPr>
            <w:tcW w:w="1066" w:type="dxa"/>
          </w:tcPr>
          <w:p w14:paraId="32C77B6C" w14:textId="67CD7E98" w:rsidR="00B1068E" w:rsidRDefault="00B1068E" w:rsidP="000E5B34">
            <w:r>
              <w:t xml:space="preserve"># </w:t>
            </w:r>
            <w:proofErr w:type="gramStart"/>
            <w:r>
              <w:t>ramps</w:t>
            </w:r>
            <w:proofErr w:type="gramEnd"/>
          </w:p>
        </w:tc>
        <w:tc>
          <w:tcPr>
            <w:tcW w:w="2010" w:type="dxa"/>
          </w:tcPr>
          <w:p w14:paraId="75D92D9E" w14:textId="5A20AE31" w:rsidR="00B1068E" w:rsidRDefault="00B1068E" w:rsidP="000E5B34">
            <w:r>
              <w:t>Area from dump logs</w:t>
            </w:r>
          </w:p>
        </w:tc>
        <w:tc>
          <w:tcPr>
            <w:tcW w:w="1433" w:type="dxa"/>
          </w:tcPr>
          <w:p w14:paraId="5C53048F" w14:textId="5C80237C" w:rsidR="00B1068E" w:rsidRDefault="00B1068E" w:rsidP="000E5B34">
            <w:r>
              <w:t xml:space="preserve"># </w:t>
            </w:r>
            <w:proofErr w:type="gramStart"/>
            <w:r w:rsidR="004C34FF">
              <w:t>arrivals</w:t>
            </w:r>
            <w:proofErr w:type="gramEnd"/>
          </w:p>
        </w:tc>
      </w:tr>
      <w:tr w:rsidR="00B1068E" w14:paraId="7DC3017D" w14:textId="77E2B7AA" w:rsidTr="00B1068E">
        <w:tc>
          <w:tcPr>
            <w:tcW w:w="1743" w:type="dxa"/>
          </w:tcPr>
          <w:p w14:paraId="58BA00F0" w14:textId="3DC5CFFA" w:rsidR="00B1068E" w:rsidRDefault="00B1068E" w:rsidP="000E5B34">
            <w:r>
              <w:t>Bangwe</w:t>
            </w:r>
          </w:p>
        </w:tc>
        <w:tc>
          <w:tcPr>
            <w:tcW w:w="2764" w:type="dxa"/>
          </w:tcPr>
          <w:p w14:paraId="07E7B0B8" w14:textId="77777777" w:rsidR="00B1068E" w:rsidRDefault="00B1068E" w:rsidP="000D05E4">
            <w:pPr>
              <w:ind w:left="170"/>
            </w:pPr>
            <w:r w:rsidRPr="00B6570F">
              <w:rPr>
                <w:b/>
                <w:bCs/>
                <w:rPrChange w:id="265" w:author="Tilley  Elizabeth" w:date="2022-10-24T16:16:00Z">
                  <w:rPr/>
                </w:rPrChange>
              </w:rPr>
              <w:t>Bangwe_Organic_1</w:t>
            </w:r>
            <w:r>
              <w:t xml:space="preserve">, </w:t>
            </w:r>
          </w:p>
          <w:p w14:paraId="07421F15" w14:textId="6F434490" w:rsidR="00B1068E" w:rsidRDefault="00B1068E" w:rsidP="000D05E4">
            <w:pPr>
              <w:ind w:left="170"/>
            </w:pPr>
            <w:r>
              <w:t>Bangwe_inorganic_1</w:t>
            </w:r>
          </w:p>
          <w:p w14:paraId="72C2D30C" w14:textId="5E73459A" w:rsidR="00B1068E" w:rsidRDefault="00B1068E" w:rsidP="000D05E4">
            <w:pPr>
              <w:ind w:left="170"/>
            </w:pPr>
            <w:r>
              <w:t>Bangwe_inorganic_2</w:t>
            </w:r>
          </w:p>
        </w:tc>
        <w:tc>
          <w:tcPr>
            <w:tcW w:w="1066" w:type="dxa"/>
          </w:tcPr>
          <w:p w14:paraId="6B30F096" w14:textId="77777777" w:rsidR="00B1068E" w:rsidRDefault="0091048D" w:rsidP="000D05E4">
            <w:pPr>
              <w:ind w:left="170"/>
            </w:pPr>
            <w:commentRangeStart w:id="266"/>
            <w:r>
              <w:t>24</w:t>
            </w:r>
          </w:p>
          <w:p w14:paraId="750C0AB3" w14:textId="77777777" w:rsidR="0091048D" w:rsidRDefault="0091048D" w:rsidP="000D05E4">
            <w:pPr>
              <w:ind w:left="170"/>
            </w:pPr>
            <w:r>
              <w:t>23</w:t>
            </w:r>
          </w:p>
          <w:p w14:paraId="2BE233C7" w14:textId="1ECF8B8C" w:rsidR="0091048D" w:rsidRDefault="0091048D" w:rsidP="000D05E4">
            <w:pPr>
              <w:ind w:left="170"/>
            </w:pPr>
            <w:r>
              <w:t>16</w:t>
            </w:r>
          </w:p>
        </w:tc>
        <w:tc>
          <w:tcPr>
            <w:tcW w:w="2010" w:type="dxa"/>
          </w:tcPr>
          <w:p w14:paraId="73CC4209" w14:textId="77777777" w:rsidR="00B6570F" w:rsidRDefault="00B6570F" w:rsidP="000D05E4">
            <w:pPr>
              <w:ind w:left="170"/>
              <w:rPr>
                <w:ins w:id="267" w:author="Tilley  Elizabeth" w:date="2022-10-24T16:16:00Z"/>
              </w:rPr>
            </w:pPr>
          </w:p>
          <w:p w14:paraId="39321176" w14:textId="176E0BED" w:rsidR="00B1068E" w:rsidRDefault="00B1068E" w:rsidP="000D05E4">
            <w:pPr>
              <w:ind w:left="170"/>
            </w:pPr>
            <w:proofErr w:type="spellStart"/>
            <w:r>
              <w:t>Bangwe</w:t>
            </w:r>
            <w:proofErr w:type="spellEnd"/>
            <w:r>
              <w:t xml:space="preserve"> ground</w:t>
            </w:r>
          </w:p>
          <w:p w14:paraId="372767B9" w14:textId="7A0C7BC6" w:rsidR="00B1068E" w:rsidRDefault="00B1068E" w:rsidP="000D05E4">
            <w:pPr>
              <w:ind w:left="170"/>
            </w:pPr>
            <w:r>
              <w:t>Bangwe market</w:t>
            </w:r>
          </w:p>
        </w:tc>
        <w:tc>
          <w:tcPr>
            <w:tcW w:w="1433" w:type="dxa"/>
          </w:tcPr>
          <w:p w14:paraId="5DD846DF" w14:textId="77777777" w:rsidR="00B6570F" w:rsidRDefault="00B6570F" w:rsidP="000D05E4">
            <w:pPr>
              <w:ind w:left="170"/>
              <w:rPr>
                <w:ins w:id="268" w:author="Tilley  Elizabeth" w:date="2022-10-24T16:18:00Z"/>
              </w:rPr>
            </w:pPr>
          </w:p>
          <w:p w14:paraId="7CCB7D81" w14:textId="05064D83" w:rsidR="00B1068E" w:rsidRDefault="00197922" w:rsidP="000D05E4">
            <w:pPr>
              <w:ind w:left="170"/>
            </w:pPr>
            <w:r>
              <w:t>13</w:t>
            </w:r>
          </w:p>
          <w:p w14:paraId="4FACED2B" w14:textId="3B387268" w:rsidR="00197922" w:rsidRDefault="00197922" w:rsidP="000D05E4">
            <w:pPr>
              <w:ind w:left="170"/>
            </w:pPr>
            <w:r>
              <w:t>30</w:t>
            </w:r>
            <w:commentRangeEnd w:id="266"/>
            <w:r w:rsidR="00B6570F">
              <w:rPr>
                <w:rStyle w:val="CommentReference"/>
              </w:rPr>
              <w:commentReference w:id="266"/>
            </w:r>
          </w:p>
        </w:tc>
      </w:tr>
      <w:tr w:rsidR="00B1068E" w14:paraId="32ACF06C" w14:textId="38136091" w:rsidTr="00B1068E">
        <w:tc>
          <w:tcPr>
            <w:tcW w:w="1743" w:type="dxa"/>
          </w:tcPr>
          <w:p w14:paraId="445FEFBE" w14:textId="6791F8C8" w:rsidR="00B1068E" w:rsidRDefault="00B1068E" w:rsidP="000E5B34">
            <w:r>
              <w:t>BCA</w:t>
            </w:r>
          </w:p>
        </w:tc>
        <w:tc>
          <w:tcPr>
            <w:tcW w:w="2764" w:type="dxa"/>
          </w:tcPr>
          <w:p w14:paraId="408B7DF8" w14:textId="77777777" w:rsidR="00B1068E" w:rsidRPr="00B6570F" w:rsidRDefault="00B1068E" w:rsidP="000D05E4">
            <w:pPr>
              <w:ind w:left="170"/>
              <w:rPr>
                <w:b/>
                <w:bCs/>
                <w:rPrChange w:id="269" w:author="Tilley  Elizabeth" w:date="2022-10-24T16:17:00Z">
                  <w:rPr/>
                </w:rPrChange>
              </w:rPr>
            </w:pPr>
            <w:r w:rsidRPr="00B6570F">
              <w:rPr>
                <w:b/>
                <w:bCs/>
                <w:rPrChange w:id="270" w:author="Tilley  Elizabeth" w:date="2022-10-24T16:17:00Z">
                  <w:rPr/>
                </w:rPrChange>
              </w:rPr>
              <w:t>BCA_Organic_1</w:t>
            </w:r>
          </w:p>
          <w:p w14:paraId="27C8452C" w14:textId="413D5DE3" w:rsidR="00B1068E" w:rsidRPr="00B6570F" w:rsidRDefault="00B1068E" w:rsidP="000D05E4">
            <w:pPr>
              <w:ind w:left="170"/>
              <w:rPr>
                <w:b/>
                <w:bCs/>
                <w:rPrChange w:id="271" w:author="Tilley  Elizabeth" w:date="2022-10-24T16:17:00Z">
                  <w:rPr/>
                </w:rPrChange>
              </w:rPr>
            </w:pPr>
            <w:r w:rsidRPr="00B6570F">
              <w:rPr>
                <w:b/>
                <w:bCs/>
                <w:rPrChange w:id="272" w:author="Tilley  Elizabeth" w:date="2022-10-24T16:17:00Z">
                  <w:rPr/>
                </w:rPrChange>
              </w:rPr>
              <w:t>BCA_Organic_2</w:t>
            </w:r>
          </w:p>
          <w:p w14:paraId="650C7783" w14:textId="213FAD0B" w:rsidR="00B1068E" w:rsidRDefault="00B1068E" w:rsidP="000D05E4">
            <w:pPr>
              <w:ind w:left="170"/>
            </w:pPr>
            <w:r>
              <w:t>BCA_inorganic_1</w:t>
            </w:r>
          </w:p>
          <w:p w14:paraId="2F7D1D9F" w14:textId="6A47AF18" w:rsidR="00B1068E" w:rsidRDefault="00B1068E" w:rsidP="000D05E4">
            <w:pPr>
              <w:ind w:left="170"/>
            </w:pPr>
            <w:r>
              <w:t>BCA_inorganic_2</w:t>
            </w:r>
          </w:p>
        </w:tc>
        <w:tc>
          <w:tcPr>
            <w:tcW w:w="1066" w:type="dxa"/>
          </w:tcPr>
          <w:p w14:paraId="45523A22" w14:textId="77777777" w:rsidR="00B1068E" w:rsidRDefault="0091048D" w:rsidP="000D05E4">
            <w:pPr>
              <w:ind w:left="170"/>
            </w:pPr>
            <w:r>
              <w:t>11</w:t>
            </w:r>
          </w:p>
          <w:p w14:paraId="29145BB1" w14:textId="77777777" w:rsidR="0091048D" w:rsidRDefault="0091048D" w:rsidP="000D05E4">
            <w:pPr>
              <w:ind w:left="170"/>
            </w:pPr>
            <w:r>
              <w:t>2</w:t>
            </w:r>
          </w:p>
          <w:p w14:paraId="78062387" w14:textId="77777777" w:rsidR="0091048D" w:rsidRDefault="0091048D" w:rsidP="000D05E4">
            <w:pPr>
              <w:ind w:left="170"/>
            </w:pPr>
            <w:r>
              <w:t>6</w:t>
            </w:r>
          </w:p>
          <w:p w14:paraId="4C310101" w14:textId="1E8DD8C6" w:rsidR="0091048D" w:rsidRDefault="0091048D" w:rsidP="000D05E4">
            <w:pPr>
              <w:ind w:left="170"/>
            </w:pPr>
            <w:r>
              <w:t>1</w:t>
            </w:r>
          </w:p>
        </w:tc>
        <w:tc>
          <w:tcPr>
            <w:tcW w:w="2010" w:type="dxa"/>
          </w:tcPr>
          <w:p w14:paraId="39F4D2ED" w14:textId="77777777" w:rsidR="00B6570F" w:rsidRDefault="00B6570F" w:rsidP="000D05E4">
            <w:pPr>
              <w:ind w:left="170"/>
              <w:rPr>
                <w:ins w:id="273" w:author="Tilley  Elizabeth" w:date="2022-10-24T16:17:00Z"/>
              </w:rPr>
            </w:pPr>
          </w:p>
          <w:p w14:paraId="026DCD45" w14:textId="77777777" w:rsidR="00B6570F" w:rsidRDefault="00B6570F" w:rsidP="000D05E4">
            <w:pPr>
              <w:ind w:left="170"/>
              <w:rPr>
                <w:ins w:id="274" w:author="Tilley  Elizabeth" w:date="2022-10-24T16:17:00Z"/>
              </w:rPr>
            </w:pPr>
          </w:p>
          <w:p w14:paraId="6DE62F2E" w14:textId="40406BA1" w:rsidR="00B1068E" w:rsidRDefault="00B1068E" w:rsidP="000D05E4">
            <w:pPr>
              <w:ind w:left="170"/>
            </w:pPr>
            <w:r>
              <w:t>BCA market</w:t>
            </w:r>
          </w:p>
        </w:tc>
        <w:tc>
          <w:tcPr>
            <w:tcW w:w="1433" w:type="dxa"/>
          </w:tcPr>
          <w:p w14:paraId="0F11F02D" w14:textId="77777777" w:rsidR="00B6570F" w:rsidRDefault="00B6570F" w:rsidP="000D05E4">
            <w:pPr>
              <w:ind w:left="170"/>
              <w:rPr>
                <w:ins w:id="275" w:author="Tilley  Elizabeth" w:date="2022-10-24T16:19:00Z"/>
              </w:rPr>
            </w:pPr>
          </w:p>
          <w:p w14:paraId="222A8E07" w14:textId="77777777" w:rsidR="00B6570F" w:rsidRDefault="00B6570F" w:rsidP="000D05E4">
            <w:pPr>
              <w:ind w:left="170"/>
              <w:rPr>
                <w:ins w:id="276" w:author="Tilley  Elizabeth" w:date="2022-10-24T16:19:00Z"/>
              </w:rPr>
            </w:pPr>
          </w:p>
          <w:p w14:paraId="5A6C5B43" w14:textId="13579638" w:rsidR="00B1068E" w:rsidRDefault="005E008F" w:rsidP="000D05E4">
            <w:pPr>
              <w:ind w:left="170"/>
            </w:pPr>
            <w:r>
              <w:t>3</w:t>
            </w:r>
          </w:p>
        </w:tc>
      </w:tr>
      <w:tr w:rsidR="00B1068E" w14:paraId="59B84F11" w14:textId="09F60936" w:rsidTr="00B1068E">
        <w:tc>
          <w:tcPr>
            <w:tcW w:w="1743" w:type="dxa"/>
          </w:tcPr>
          <w:p w14:paraId="70ED67C3" w14:textId="0787E2B2" w:rsidR="00B1068E" w:rsidRDefault="00B1068E" w:rsidP="000E5B34">
            <w:r>
              <w:t>Naizi</w:t>
            </w:r>
          </w:p>
        </w:tc>
        <w:tc>
          <w:tcPr>
            <w:tcW w:w="2764" w:type="dxa"/>
          </w:tcPr>
          <w:p w14:paraId="0BED02A3" w14:textId="77777777" w:rsidR="00B1068E" w:rsidRPr="00B6570F" w:rsidRDefault="00B1068E" w:rsidP="000D05E4">
            <w:pPr>
              <w:ind w:left="170"/>
              <w:rPr>
                <w:b/>
                <w:bCs/>
                <w:rPrChange w:id="277" w:author="Tilley  Elizabeth" w:date="2022-10-24T16:17:00Z">
                  <w:rPr/>
                </w:rPrChange>
              </w:rPr>
            </w:pPr>
            <w:r w:rsidRPr="00B6570F">
              <w:rPr>
                <w:b/>
                <w:bCs/>
                <w:rPrChange w:id="278" w:author="Tilley  Elizabeth" w:date="2022-10-24T16:17:00Z">
                  <w:rPr/>
                </w:rPrChange>
              </w:rPr>
              <w:t>Naizi_Organic_1</w:t>
            </w:r>
          </w:p>
          <w:p w14:paraId="5EB2A4F1" w14:textId="3AFDB26F" w:rsidR="00B1068E" w:rsidRDefault="00B1068E" w:rsidP="000D05E4">
            <w:pPr>
              <w:ind w:left="170"/>
            </w:pPr>
            <w:r>
              <w:t>Naizi_inorganic_1</w:t>
            </w:r>
          </w:p>
        </w:tc>
        <w:tc>
          <w:tcPr>
            <w:tcW w:w="1066" w:type="dxa"/>
          </w:tcPr>
          <w:p w14:paraId="082C2C81" w14:textId="77777777" w:rsidR="00B1068E" w:rsidRDefault="003A2286" w:rsidP="000D05E4">
            <w:pPr>
              <w:ind w:left="170"/>
            </w:pPr>
            <w:r>
              <w:t>8</w:t>
            </w:r>
          </w:p>
          <w:p w14:paraId="1B1B900A" w14:textId="73692958" w:rsidR="003A2286" w:rsidRDefault="00C312F2" w:rsidP="000D05E4">
            <w:pPr>
              <w:ind w:left="170"/>
            </w:pPr>
            <w:r>
              <w:t>15</w:t>
            </w:r>
          </w:p>
        </w:tc>
        <w:tc>
          <w:tcPr>
            <w:tcW w:w="2010" w:type="dxa"/>
          </w:tcPr>
          <w:p w14:paraId="359CE4B2" w14:textId="77777777" w:rsidR="00B6570F" w:rsidRDefault="00B6570F" w:rsidP="000D05E4">
            <w:pPr>
              <w:ind w:left="170"/>
              <w:rPr>
                <w:ins w:id="279" w:author="Tilley  Elizabeth" w:date="2022-10-24T16:17:00Z"/>
              </w:rPr>
            </w:pPr>
          </w:p>
          <w:p w14:paraId="066E8A32" w14:textId="3FB59EE1" w:rsidR="00B1068E" w:rsidRDefault="00B1068E" w:rsidP="000D05E4">
            <w:pPr>
              <w:ind w:left="170"/>
            </w:pPr>
            <w:proofErr w:type="spellStart"/>
            <w:r>
              <w:t>Naizi</w:t>
            </w:r>
            <w:proofErr w:type="spellEnd"/>
            <w:r>
              <w:t xml:space="preserve"> market</w:t>
            </w:r>
          </w:p>
        </w:tc>
        <w:tc>
          <w:tcPr>
            <w:tcW w:w="1433" w:type="dxa"/>
          </w:tcPr>
          <w:p w14:paraId="021F5547" w14:textId="77777777" w:rsidR="00B6570F" w:rsidRDefault="00B6570F" w:rsidP="000D05E4">
            <w:pPr>
              <w:ind w:left="170"/>
              <w:rPr>
                <w:ins w:id="280" w:author="Tilley  Elizabeth" w:date="2022-10-24T16:19:00Z"/>
              </w:rPr>
            </w:pPr>
          </w:p>
          <w:p w14:paraId="3ECC175D" w14:textId="376A3FD3" w:rsidR="00B1068E" w:rsidRDefault="005E008F" w:rsidP="000D05E4">
            <w:pPr>
              <w:ind w:left="170"/>
            </w:pPr>
            <w:r>
              <w:t>3</w:t>
            </w:r>
          </w:p>
        </w:tc>
      </w:tr>
      <w:tr w:rsidR="00B1068E" w14:paraId="1B51A18D" w14:textId="36A90DD9" w:rsidTr="00B1068E">
        <w:tc>
          <w:tcPr>
            <w:tcW w:w="1743" w:type="dxa"/>
          </w:tcPr>
          <w:p w14:paraId="19922C74" w14:textId="76244544" w:rsidR="00B1068E" w:rsidRDefault="00B1068E" w:rsidP="000E5B34">
            <w:r>
              <w:t>Chigumula</w:t>
            </w:r>
          </w:p>
        </w:tc>
        <w:tc>
          <w:tcPr>
            <w:tcW w:w="2764" w:type="dxa"/>
          </w:tcPr>
          <w:p w14:paraId="45DB7154" w14:textId="77777777" w:rsidR="00B1068E" w:rsidRPr="00B6570F" w:rsidRDefault="00B1068E" w:rsidP="000D05E4">
            <w:pPr>
              <w:ind w:left="170"/>
              <w:rPr>
                <w:b/>
                <w:bCs/>
                <w:rPrChange w:id="281" w:author="Tilley  Elizabeth" w:date="2022-10-24T16:17:00Z">
                  <w:rPr/>
                </w:rPrChange>
              </w:rPr>
            </w:pPr>
            <w:r w:rsidRPr="00B6570F">
              <w:rPr>
                <w:b/>
                <w:bCs/>
                <w:rPrChange w:id="282" w:author="Tilley  Elizabeth" w:date="2022-10-24T16:17:00Z">
                  <w:rPr/>
                </w:rPrChange>
              </w:rPr>
              <w:t>Chigumula_Organic_1</w:t>
            </w:r>
          </w:p>
          <w:p w14:paraId="2751CFE5" w14:textId="77777777" w:rsidR="00B1068E" w:rsidRPr="00B6570F" w:rsidRDefault="00B1068E" w:rsidP="000D05E4">
            <w:pPr>
              <w:ind w:left="170"/>
              <w:rPr>
                <w:b/>
                <w:bCs/>
                <w:rPrChange w:id="283" w:author="Tilley  Elizabeth" w:date="2022-10-24T16:17:00Z">
                  <w:rPr/>
                </w:rPrChange>
              </w:rPr>
            </w:pPr>
            <w:r w:rsidRPr="00B6570F">
              <w:rPr>
                <w:b/>
                <w:bCs/>
                <w:rPrChange w:id="284" w:author="Tilley  Elizabeth" w:date="2022-10-24T16:17:00Z">
                  <w:rPr/>
                </w:rPrChange>
              </w:rPr>
              <w:t>Chigumula_Organic_2</w:t>
            </w:r>
          </w:p>
          <w:p w14:paraId="17C00B07" w14:textId="3DF8F6D8" w:rsidR="00B1068E" w:rsidRDefault="00B1068E" w:rsidP="000D05E4">
            <w:pPr>
              <w:ind w:left="170"/>
            </w:pPr>
            <w:r>
              <w:t>Chigumula_inorganic_1</w:t>
            </w:r>
          </w:p>
        </w:tc>
        <w:tc>
          <w:tcPr>
            <w:tcW w:w="1066" w:type="dxa"/>
          </w:tcPr>
          <w:p w14:paraId="4AA47637" w14:textId="77777777" w:rsidR="00B1068E" w:rsidRDefault="000D05E4" w:rsidP="000D05E4">
            <w:pPr>
              <w:ind w:left="170"/>
            </w:pPr>
            <w:r>
              <w:t>21</w:t>
            </w:r>
          </w:p>
          <w:p w14:paraId="7A574C9B" w14:textId="77777777" w:rsidR="000D05E4" w:rsidRDefault="000D05E4" w:rsidP="000D05E4">
            <w:pPr>
              <w:ind w:left="170"/>
            </w:pPr>
            <w:r>
              <w:t>13</w:t>
            </w:r>
          </w:p>
          <w:p w14:paraId="20B64D32" w14:textId="0222DB9C" w:rsidR="000D05E4" w:rsidRDefault="000D05E4" w:rsidP="000D05E4">
            <w:pPr>
              <w:ind w:left="170"/>
            </w:pPr>
            <w:r>
              <w:t>4</w:t>
            </w:r>
          </w:p>
        </w:tc>
        <w:tc>
          <w:tcPr>
            <w:tcW w:w="2010" w:type="dxa"/>
          </w:tcPr>
          <w:p w14:paraId="5F93EAFC" w14:textId="77777777" w:rsidR="00B6570F" w:rsidRDefault="00B6570F" w:rsidP="000D05E4">
            <w:pPr>
              <w:ind w:left="170"/>
              <w:rPr>
                <w:ins w:id="285" w:author="Tilley  Elizabeth" w:date="2022-10-24T16:17:00Z"/>
              </w:rPr>
            </w:pPr>
          </w:p>
          <w:p w14:paraId="3E5349B4" w14:textId="77777777" w:rsidR="00B6570F" w:rsidRDefault="00B6570F" w:rsidP="000D05E4">
            <w:pPr>
              <w:ind w:left="170"/>
              <w:rPr>
                <w:ins w:id="286" w:author="Tilley  Elizabeth" w:date="2022-10-24T16:17:00Z"/>
              </w:rPr>
            </w:pPr>
          </w:p>
          <w:p w14:paraId="3D73B774" w14:textId="5AA9C765" w:rsidR="00B1068E" w:rsidRDefault="00B1068E" w:rsidP="000D05E4">
            <w:pPr>
              <w:ind w:left="170"/>
            </w:pPr>
            <w:r>
              <w:t>none</w:t>
            </w:r>
          </w:p>
        </w:tc>
        <w:tc>
          <w:tcPr>
            <w:tcW w:w="1433" w:type="dxa"/>
          </w:tcPr>
          <w:p w14:paraId="0E85071E" w14:textId="77777777" w:rsidR="00B1068E" w:rsidRDefault="00B1068E" w:rsidP="000D05E4">
            <w:pPr>
              <w:ind w:left="170"/>
            </w:pPr>
          </w:p>
        </w:tc>
      </w:tr>
    </w:tbl>
    <w:p w14:paraId="34154BB6" w14:textId="45EA4DA2" w:rsidR="00664FB3" w:rsidRDefault="00664FB3" w:rsidP="000E5B34"/>
    <w:p w14:paraId="4D6B9032" w14:textId="253BFC8E" w:rsidR="00425223" w:rsidRDefault="00EE30F6" w:rsidP="000E5B34">
      <w:r>
        <w:t xml:space="preserve">This points to a larger problem of mismatch in the data. </w:t>
      </w:r>
      <w:r w:rsidR="003F717A">
        <w:t>Bangwe</w:t>
      </w:r>
      <w:r w:rsidR="00D35F58">
        <w:t xml:space="preserve"> </w:t>
      </w:r>
      <w:r w:rsidR="00241871">
        <w:t xml:space="preserve">has the most data points in both data sets, so it is used to illustrate the issue. </w:t>
      </w:r>
      <w:r w:rsidR="00685C7D">
        <w:t xml:space="preserve">Since it is known that not all Bangwe ground and Bangwe market skips are included in the </w:t>
      </w:r>
      <w:r w:rsidR="000B67FE">
        <w:t xml:space="preserve">skips filling data, </w:t>
      </w:r>
      <w:r w:rsidR="00EE7F73">
        <w:t>the emptying events</w:t>
      </w:r>
      <w:r w:rsidR="002B40CD">
        <w:t xml:space="preserve"> (here we use the bottoms described in </w:t>
      </w:r>
      <w:r w:rsidR="002B40CD">
        <w:fldChar w:fldCharType="begin"/>
      </w:r>
      <w:r w:rsidR="002B40CD">
        <w:instrText xml:space="preserve"> REF _Ref117181127 \r \h </w:instrText>
      </w:r>
      <w:r w:rsidR="002B40CD">
        <w:fldChar w:fldCharType="separate"/>
      </w:r>
      <w:r w:rsidR="000120C7">
        <w:t>2.2</w:t>
      </w:r>
      <w:r w:rsidR="002B40CD">
        <w:fldChar w:fldCharType="end"/>
      </w:r>
      <w:r w:rsidR="002B40CD">
        <w:t xml:space="preserve">) should all fit within the </w:t>
      </w:r>
      <w:r w:rsidR="007A746C">
        <w:t xml:space="preserve">arrival events described </w:t>
      </w:r>
      <w:r w:rsidR="009C0520">
        <w:t>in the Mzedi dump logs.</w:t>
      </w:r>
      <w:r w:rsidR="0072584E">
        <w:t xml:space="preserve"> </w:t>
      </w:r>
      <w:r w:rsidR="00857210">
        <w:t xml:space="preserve">This holds even when </w:t>
      </w:r>
      <w:r w:rsidR="006906ED">
        <w:t>quick ramps are wrongly identified as spikes</w:t>
      </w:r>
      <w:r w:rsidR="0037742B">
        <w:t>, since they are simply disregarded</w:t>
      </w:r>
      <w:r w:rsidR="006906ED">
        <w:t>.</w:t>
      </w:r>
      <w:r w:rsidR="009C0520">
        <w:t xml:space="preserve"> </w:t>
      </w:r>
      <w:r w:rsidR="007A3515">
        <w:fldChar w:fldCharType="begin"/>
      </w:r>
      <w:r w:rsidR="007A3515">
        <w:instrText xml:space="preserve"> REF _Ref117181263 \h </w:instrText>
      </w:r>
      <w:r w:rsidR="007A3515">
        <w:fldChar w:fldCharType="separate"/>
      </w:r>
      <w:r w:rsidR="000120C7">
        <w:t xml:space="preserve">Figure </w:t>
      </w:r>
      <w:r w:rsidR="000120C7">
        <w:rPr>
          <w:noProof/>
        </w:rPr>
        <w:t>11</w:t>
      </w:r>
      <w:r w:rsidR="007A3515">
        <w:fldChar w:fldCharType="end"/>
      </w:r>
      <w:r w:rsidR="007A3515">
        <w:t xml:space="preserve"> </w:t>
      </w:r>
      <w:r w:rsidR="00452D8E">
        <w:t>contradicts this notion, however.</w:t>
      </w:r>
      <w:r w:rsidR="00174DD9">
        <w:t xml:space="preserve"> </w:t>
      </w:r>
      <w:r w:rsidR="00DE0CC2">
        <w:t xml:space="preserve">It shows many skip emptying events do not match with arrivals at the dump. In </w:t>
      </w:r>
      <w:r w:rsidR="00DE0CC2">
        <w:fldChar w:fldCharType="begin"/>
      </w:r>
      <w:r w:rsidR="00DE0CC2">
        <w:instrText xml:space="preserve"> REF _Ref117182656 \h </w:instrText>
      </w:r>
      <w:r w:rsidR="00DE0CC2">
        <w:fldChar w:fldCharType="separate"/>
      </w:r>
      <w:r w:rsidR="000120C7">
        <w:t xml:space="preserve">Figure </w:t>
      </w:r>
      <w:r w:rsidR="000120C7">
        <w:rPr>
          <w:noProof/>
        </w:rPr>
        <w:t>12</w:t>
      </w:r>
      <w:r w:rsidR="00DE0CC2">
        <w:fldChar w:fldCharType="end"/>
      </w:r>
      <w:r w:rsidR="00DE0CC2">
        <w:t>, the proportion of emptying events</w:t>
      </w:r>
      <w:r w:rsidR="000E152C">
        <w:t xml:space="preserve"> matching arrival events is broken down for the three skips. </w:t>
      </w:r>
    </w:p>
    <w:p w14:paraId="02407452" w14:textId="6740E11F" w:rsidR="003F717A" w:rsidRDefault="000E152C" w:rsidP="000E5B34">
      <w:r>
        <w:t xml:space="preserve">To account for errors in </w:t>
      </w:r>
      <w:r w:rsidR="00B41A4E">
        <w:t>calculating the beginning of the ramps</w:t>
      </w:r>
      <w:r w:rsidR="00FF4281">
        <w:t xml:space="preserve">, a “padding” is introduced, where </w:t>
      </w:r>
      <w:r w:rsidR="009B2BA6">
        <w:t xml:space="preserve">an emptying event is said to match if it is within </w:t>
      </w:r>
      <w:proofErr w:type="gramStart"/>
      <w:r w:rsidR="009B2BA6">
        <w:t>a period of time</w:t>
      </w:r>
      <w:proofErr w:type="gramEnd"/>
      <w:r w:rsidR="009B2BA6">
        <w:t xml:space="preserve"> defined as a margin. A margin of 1 indicates a period of 3 days, one before and one after the emptying event</w:t>
      </w:r>
      <w:r w:rsidR="00C30F9D">
        <w:t xml:space="preserve">. </w:t>
      </w:r>
      <w:r w:rsidR="00425223">
        <w:t xml:space="preserve">The vertical line is the median of </w:t>
      </w:r>
      <w:r w:rsidR="005262A2">
        <w:t xml:space="preserve">time differences between Mzedi arrivals (both from Bangwe ground and market) divided by 2, to account for the </w:t>
      </w:r>
      <w:r w:rsidR="00B6208A">
        <w:t>margin being on both sides</w:t>
      </w:r>
      <w:r w:rsidR="00BA2BDB">
        <w:t>. At this point, most skip emptying events should match. However, for all three skips, they are</w:t>
      </w:r>
      <w:r w:rsidR="0067113C">
        <w:t xml:space="preserve"> only</w:t>
      </w:r>
      <w:r w:rsidR="00BA2BDB">
        <w:t xml:space="preserve"> around 50%</w:t>
      </w:r>
      <w:r w:rsidR="00E65129">
        <w:t xml:space="preserve">. </w:t>
      </w:r>
    </w:p>
    <w:p w14:paraId="40CCE7E1" w14:textId="77777777" w:rsidR="00341D41" w:rsidRDefault="00241871" w:rsidP="00237A2E">
      <w:pPr>
        <w:keepNext/>
        <w:jc w:val="center"/>
      </w:pPr>
      <w:r>
        <w:rPr>
          <w:noProof/>
        </w:rPr>
        <w:lastRenderedPageBreak/>
        <w:drawing>
          <wp:inline distT="0" distB="0" distL="0" distR="0" wp14:anchorId="798CECA3" wp14:editId="3E6E69D0">
            <wp:extent cx="5731510" cy="26282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28265"/>
                    </a:xfrm>
                    <a:prstGeom prst="rect">
                      <a:avLst/>
                    </a:prstGeom>
                    <a:noFill/>
                    <a:ln>
                      <a:noFill/>
                    </a:ln>
                  </pic:spPr>
                </pic:pic>
              </a:graphicData>
            </a:graphic>
          </wp:inline>
        </w:drawing>
      </w:r>
    </w:p>
    <w:p w14:paraId="681E2EAA" w14:textId="450F4E29" w:rsidR="00241871" w:rsidRDefault="00341D41" w:rsidP="00237A2E">
      <w:pPr>
        <w:pStyle w:val="Caption"/>
        <w:jc w:val="center"/>
      </w:pPr>
      <w:bookmarkStart w:id="287" w:name="_Ref117181263"/>
      <w:r>
        <w:t xml:space="preserve">Figure </w:t>
      </w:r>
      <w:fldSimple w:instr=" SEQ Figure \* ARABIC ">
        <w:r w:rsidR="000120C7">
          <w:rPr>
            <w:noProof/>
          </w:rPr>
          <w:t>11</w:t>
        </w:r>
      </w:fldSimple>
      <w:bookmarkEnd w:id="287"/>
      <w:r>
        <w:t xml:space="preserve"> Timeline of Bangwe arrivals at Mzedi dump and emptying events of select skips</w:t>
      </w:r>
    </w:p>
    <w:p w14:paraId="62863DA8" w14:textId="67F5D46E" w:rsidR="00241871" w:rsidRDefault="00241871" w:rsidP="000E5B34"/>
    <w:p w14:paraId="0F4536EB" w14:textId="77777777" w:rsidR="00237A2E" w:rsidRDefault="00241871" w:rsidP="00237A2E">
      <w:pPr>
        <w:keepNext/>
        <w:jc w:val="center"/>
      </w:pPr>
      <w:r>
        <w:rPr>
          <w:noProof/>
        </w:rPr>
        <w:drawing>
          <wp:inline distT="0" distB="0" distL="0" distR="0" wp14:anchorId="26E83E4B" wp14:editId="24559E4C">
            <wp:extent cx="5731510" cy="32277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5CE362CA" w14:textId="581EA442" w:rsidR="00241871" w:rsidRDefault="00237A2E" w:rsidP="00237A2E">
      <w:pPr>
        <w:pStyle w:val="Caption"/>
        <w:jc w:val="center"/>
      </w:pPr>
      <w:bookmarkStart w:id="288" w:name="_Ref117182656"/>
      <w:r>
        <w:t xml:space="preserve">Figure </w:t>
      </w:r>
      <w:fldSimple w:instr=" SEQ Figure \* ARABIC ">
        <w:r w:rsidR="000120C7">
          <w:rPr>
            <w:noProof/>
          </w:rPr>
          <w:t>12</w:t>
        </w:r>
      </w:fldSimple>
      <w:bookmarkEnd w:id="288"/>
      <w:r>
        <w:t xml:space="preserve"> Proportion of skip emptying events </w:t>
      </w:r>
      <w:commentRangeStart w:id="289"/>
      <w:r>
        <w:t xml:space="preserve">matching </w:t>
      </w:r>
      <w:commentRangeEnd w:id="289"/>
      <w:r w:rsidR="00B6570F">
        <w:rPr>
          <w:rStyle w:val="CommentReference"/>
          <w:i w:val="0"/>
          <w:iCs w:val="0"/>
          <w:color w:val="auto"/>
        </w:rPr>
        <w:commentReference w:id="289"/>
      </w:r>
      <w:r>
        <w:t>arrivals at the dump</w:t>
      </w:r>
    </w:p>
    <w:p w14:paraId="2E966E02" w14:textId="3691512C" w:rsidR="004026DA" w:rsidRDefault="00B52FF1" w:rsidP="000E5B34">
      <w:r>
        <w:t xml:space="preserve">Possible </w:t>
      </w:r>
      <w:r w:rsidR="004026DA">
        <w:t>reasons for this mismatch are</w:t>
      </w:r>
      <w:r w:rsidR="00E95A6A">
        <w:t>:</w:t>
      </w:r>
    </w:p>
    <w:p w14:paraId="45E9D0BA" w14:textId="21109606" w:rsidR="00E95A6A" w:rsidRDefault="00827039" w:rsidP="00E95A6A">
      <w:pPr>
        <w:pStyle w:val="ListParagraph"/>
        <w:numPr>
          <w:ilvl w:val="0"/>
          <w:numId w:val="11"/>
        </w:numPr>
      </w:pPr>
      <w:r>
        <w:t>Inaccuracy of the ramp fitting method</w:t>
      </w:r>
    </w:p>
    <w:p w14:paraId="1458187C" w14:textId="0B97385D" w:rsidR="00827039" w:rsidRDefault="00827039" w:rsidP="00E95A6A">
      <w:pPr>
        <w:pStyle w:val="ListParagraph"/>
        <w:numPr>
          <w:ilvl w:val="0"/>
          <w:numId w:val="11"/>
        </w:numPr>
      </w:pPr>
      <w:r>
        <w:t xml:space="preserve">Measurement </w:t>
      </w:r>
      <w:r w:rsidR="00DF1E90">
        <w:t>ambiguity in the skip filling data</w:t>
      </w:r>
    </w:p>
    <w:p w14:paraId="329E3745" w14:textId="5BC1342D" w:rsidR="00AC4B7B" w:rsidRDefault="009A3F0F" w:rsidP="00015C15">
      <w:pPr>
        <w:pStyle w:val="ListParagraph"/>
        <w:numPr>
          <w:ilvl w:val="0"/>
          <w:numId w:val="11"/>
        </w:numPr>
      </w:pPr>
      <w:r>
        <w:t>Issues with data logging at Mzedi dump</w:t>
      </w:r>
      <w:r w:rsidR="00A12EFC">
        <w:t xml:space="preserve">, such as not all </w:t>
      </w:r>
      <w:r w:rsidR="00E87B54">
        <w:t>arrivals being logged</w:t>
      </w:r>
    </w:p>
    <w:p w14:paraId="66E27711" w14:textId="5CB7B6D9" w:rsidR="001B1D2C" w:rsidRPr="008B7C20" w:rsidRDefault="003C1A0F" w:rsidP="002979C7">
      <w:r>
        <w:t xml:space="preserve">In </w:t>
      </w:r>
      <w:r>
        <w:fldChar w:fldCharType="begin"/>
      </w:r>
      <w:r>
        <w:instrText xml:space="preserve"> REF _Ref117185555 \h </w:instrText>
      </w:r>
      <w:r>
        <w:fldChar w:fldCharType="separate"/>
      </w:r>
      <w:r w:rsidR="000120C7">
        <w:t xml:space="preserve">Table </w:t>
      </w:r>
      <w:r w:rsidR="000120C7">
        <w:rPr>
          <w:noProof/>
        </w:rPr>
        <w:t>3</w:t>
      </w:r>
      <w:r>
        <w:fldChar w:fldCharType="end"/>
      </w:r>
      <w:r>
        <w:t xml:space="preserve">, the aggregated data shows the difficulty to </w:t>
      </w:r>
      <w:r w:rsidR="006348C5">
        <w:t xml:space="preserve">extract a filling rate from the dump logs. </w:t>
      </w:r>
      <w:r w:rsidR="00273A33">
        <w:t>The weighted average ramps filling rate is weighted according to the number of ramps of each skip</w:t>
      </w:r>
      <w:r w:rsidR="00462DF2">
        <w:t>.</w:t>
      </w:r>
      <w:r w:rsidR="006F0AE1">
        <w:t xml:space="preserve"> The </w:t>
      </w:r>
      <w:r w:rsidR="006F0AE1">
        <w:lastRenderedPageBreak/>
        <w:t>weighted average of median gaps is weighted (only for Bangwe), based on the number of arrivals from each sub-area described in the logs.</w:t>
      </w:r>
      <w:r w:rsidR="00462DF2">
        <w:t xml:space="preserve"> </w:t>
      </w:r>
    </w:p>
    <w:p w14:paraId="2EC6538F" w14:textId="51D5D94A" w:rsidR="00256887" w:rsidRDefault="00256887" w:rsidP="00256887">
      <w:pPr>
        <w:pStyle w:val="Caption"/>
        <w:keepNext/>
        <w:jc w:val="center"/>
      </w:pPr>
      <w:bookmarkStart w:id="290" w:name="_Ref117185555"/>
      <w:r>
        <w:t xml:space="preserve">Table </w:t>
      </w:r>
      <w:fldSimple w:instr=" SEQ Table \* ARABIC ">
        <w:r w:rsidR="000120C7">
          <w:rPr>
            <w:noProof/>
          </w:rPr>
          <w:t>3</w:t>
        </w:r>
      </w:fldSimple>
      <w:bookmarkEnd w:id="290"/>
      <w:r>
        <w:t xml:space="preserve"> Aggregated results for filling rate and gaps between arrivals</w:t>
      </w:r>
    </w:p>
    <w:tbl>
      <w:tblPr>
        <w:tblStyle w:val="TableGrid"/>
        <w:tblW w:w="0" w:type="auto"/>
        <w:jc w:val="center"/>
        <w:tblLook w:val="04A0" w:firstRow="1" w:lastRow="0" w:firstColumn="1" w:lastColumn="0" w:noHBand="0" w:noVBand="1"/>
      </w:tblPr>
      <w:tblGrid>
        <w:gridCol w:w="1376"/>
        <w:gridCol w:w="1750"/>
        <w:gridCol w:w="880"/>
        <w:gridCol w:w="1306"/>
        <w:gridCol w:w="1448"/>
        <w:gridCol w:w="1099"/>
      </w:tblGrid>
      <w:tr w:rsidR="002979C7" w14:paraId="777EC6CD" w14:textId="7F709FA9" w:rsidTr="002979C7">
        <w:trPr>
          <w:jc w:val="center"/>
        </w:trPr>
        <w:tc>
          <w:tcPr>
            <w:tcW w:w="1376" w:type="dxa"/>
          </w:tcPr>
          <w:p w14:paraId="374C9036" w14:textId="77777777" w:rsidR="002979C7" w:rsidRDefault="002979C7" w:rsidP="00F00634">
            <w:r>
              <w:t>Aggregate area</w:t>
            </w:r>
          </w:p>
        </w:tc>
        <w:tc>
          <w:tcPr>
            <w:tcW w:w="1750" w:type="dxa"/>
          </w:tcPr>
          <w:p w14:paraId="0F4541D6" w14:textId="31611BC9" w:rsidR="002979C7" w:rsidRDefault="002979C7" w:rsidP="00F00634">
            <w:r>
              <w:t>Weighted average of ramp filling rates</w:t>
            </w:r>
          </w:p>
        </w:tc>
        <w:tc>
          <w:tcPr>
            <w:tcW w:w="880" w:type="dxa"/>
          </w:tcPr>
          <w:p w14:paraId="6EFB5687" w14:textId="77777777" w:rsidR="002979C7" w:rsidRDefault="002979C7" w:rsidP="00F00634">
            <w:r>
              <w:t xml:space="preserve"># </w:t>
            </w:r>
            <w:proofErr w:type="gramStart"/>
            <w:r>
              <w:t>ramps</w:t>
            </w:r>
            <w:proofErr w:type="gramEnd"/>
          </w:p>
        </w:tc>
        <w:tc>
          <w:tcPr>
            <w:tcW w:w="1306" w:type="dxa"/>
          </w:tcPr>
          <w:p w14:paraId="1D7FA344" w14:textId="516A96EE" w:rsidR="002979C7" w:rsidRDefault="002979C7" w:rsidP="00F00634">
            <w:r>
              <w:t>Proportion of time overfull</w:t>
            </w:r>
          </w:p>
        </w:tc>
        <w:tc>
          <w:tcPr>
            <w:tcW w:w="1448" w:type="dxa"/>
          </w:tcPr>
          <w:p w14:paraId="3B336431" w14:textId="5B1DB398" w:rsidR="002979C7" w:rsidRDefault="002979C7" w:rsidP="00F00634">
            <w:r>
              <w:t>Weighted average of median gaps between arrivals</w:t>
            </w:r>
          </w:p>
        </w:tc>
        <w:tc>
          <w:tcPr>
            <w:tcW w:w="1099" w:type="dxa"/>
          </w:tcPr>
          <w:p w14:paraId="3D977C0D" w14:textId="15688DD9" w:rsidR="002979C7" w:rsidRDefault="002979C7" w:rsidP="00F00634">
            <w:r>
              <w:t xml:space="preserve"># </w:t>
            </w:r>
            <w:proofErr w:type="gramStart"/>
            <w:r>
              <w:t>arrivals</w:t>
            </w:r>
            <w:proofErr w:type="gramEnd"/>
          </w:p>
        </w:tc>
      </w:tr>
      <w:tr w:rsidR="002979C7" w14:paraId="60CAE6C5" w14:textId="7CD5ED0C" w:rsidTr="002979C7">
        <w:trPr>
          <w:jc w:val="center"/>
        </w:trPr>
        <w:tc>
          <w:tcPr>
            <w:tcW w:w="1376" w:type="dxa"/>
          </w:tcPr>
          <w:p w14:paraId="559D9CA2" w14:textId="77777777" w:rsidR="002979C7" w:rsidRDefault="002979C7" w:rsidP="00F00634">
            <w:r>
              <w:t>Bangwe</w:t>
            </w:r>
          </w:p>
        </w:tc>
        <w:tc>
          <w:tcPr>
            <w:tcW w:w="1750" w:type="dxa"/>
          </w:tcPr>
          <w:p w14:paraId="5D6413B3" w14:textId="54623D53" w:rsidR="002979C7" w:rsidRDefault="002979C7" w:rsidP="008B066B">
            <w:r>
              <w:t>0.3261</w:t>
            </w:r>
          </w:p>
        </w:tc>
        <w:tc>
          <w:tcPr>
            <w:tcW w:w="880" w:type="dxa"/>
          </w:tcPr>
          <w:p w14:paraId="5D55F73D" w14:textId="22E0EB43" w:rsidR="002979C7" w:rsidRDefault="002979C7" w:rsidP="00213E62">
            <w:r>
              <w:t>63</w:t>
            </w:r>
          </w:p>
        </w:tc>
        <w:tc>
          <w:tcPr>
            <w:tcW w:w="1306" w:type="dxa"/>
          </w:tcPr>
          <w:p w14:paraId="5CE101D1" w14:textId="754C50B2" w:rsidR="002979C7" w:rsidRDefault="002979C7" w:rsidP="00213E62">
            <w:r>
              <w:t>0.5571</w:t>
            </w:r>
          </w:p>
        </w:tc>
        <w:tc>
          <w:tcPr>
            <w:tcW w:w="1448" w:type="dxa"/>
          </w:tcPr>
          <w:p w14:paraId="4107CA9C" w14:textId="44A72FC9" w:rsidR="002979C7" w:rsidRDefault="002979C7" w:rsidP="00213E62">
            <w:r>
              <w:t>10</w:t>
            </w:r>
          </w:p>
        </w:tc>
        <w:tc>
          <w:tcPr>
            <w:tcW w:w="1099" w:type="dxa"/>
          </w:tcPr>
          <w:p w14:paraId="5B4AD499" w14:textId="668C4CC3" w:rsidR="002979C7" w:rsidRDefault="002979C7" w:rsidP="00213E62">
            <w:r>
              <w:t>43</w:t>
            </w:r>
          </w:p>
        </w:tc>
      </w:tr>
      <w:tr w:rsidR="002979C7" w14:paraId="4E4E15A5" w14:textId="6ABD1FFC" w:rsidTr="002979C7">
        <w:trPr>
          <w:jc w:val="center"/>
        </w:trPr>
        <w:tc>
          <w:tcPr>
            <w:tcW w:w="1376" w:type="dxa"/>
          </w:tcPr>
          <w:p w14:paraId="6303F0B3" w14:textId="77777777" w:rsidR="002979C7" w:rsidRDefault="002979C7" w:rsidP="00F00634">
            <w:r>
              <w:t>BCA</w:t>
            </w:r>
          </w:p>
        </w:tc>
        <w:tc>
          <w:tcPr>
            <w:tcW w:w="1750" w:type="dxa"/>
          </w:tcPr>
          <w:p w14:paraId="4FB2FCD7" w14:textId="7F91419B" w:rsidR="002979C7" w:rsidRDefault="002979C7" w:rsidP="00E13E8E">
            <w:r>
              <w:t>0.0786</w:t>
            </w:r>
          </w:p>
        </w:tc>
        <w:tc>
          <w:tcPr>
            <w:tcW w:w="880" w:type="dxa"/>
          </w:tcPr>
          <w:p w14:paraId="583EA223" w14:textId="17CDCD04" w:rsidR="002979C7" w:rsidRDefault="002979C7" w:rsidP="00213E62">
            <w:r>
              <w:t>20</w:t>
            </w:r>
          </w:p>
        </w:tc>
        <w:tc>
          <w:tcPr>
            <w:tcW w:w="1306" w:type="dxa"/>
          </w:tcPr>
          <w:p w14:paraId="5490DB42" w14:textId="0D0427D1" w:rsidR="002979C7" w:rsidRDefault="002979C7" w:rsidP="00F759C1">
            <w:r>
              <w:t>0.4673</w:t>
            </w:r>
          </w:p>
        </w:tc>
        <w:tc>
          <w:tcPr>
            <w:tcW w:w="1448" w:type="dxa"/>
          </w:tcPr>
          <w:p w14:paraId="75DEFCBE" w14:textId="3F0F99EC" w:rsidR="002979C7" w:rsidRDefault="002979C7" w:rsidP="00F759C1">
            <w:r>
              <w:t>83</w:t>
            </w:r>
          </w:p>
        </w:tc>
        <w:tc>
          <w:tcPr>
            <w:tcW w:w="1099" w:type="dxa"/>
          </w:tcPr>
          <w:p w14:paraId="0692F1AC" w14:textId="77777777" w:rsidR="002979C7" w:rsidRDefault="002979C7" w:rsidP="00213E62">
            <w:r>
              <w:t>3</w:t>
            </w:r>
          </w:p>
        </w:tc>
      </w:tr>
      <w:tr w:rsidR="002979C7" w14:paraId="3C2F794B" w14:textId="0FE21F7E" w:rsidTr="002979C7">
        <w:trPr>
          <w:jc w:val="center"/>
        </w:trPr>
        <w:tc>
          <w:tcPr>
            <w:tcW w:w="1376" w:type="dxa"/>
          </w:tcPr>
          <w:p w14:paraId="24A143B1" w14:textId="77777777" w:rsidR="002979C7" w:rsidRDefault="002979C7" w:rsidP="00F00634">
            <w:r>
              <w:t>Naizi</w:t>
            </w:r>
          </w:p>
        </w:tc>
        <w:tc>
          <w:tcPr>
            <w:tcW w:w="1750" w:type="dxa"/>
          </w:tcPr>
          <w:p w14:paraId="1E52F626" w14:textId="38E1EF2E" w:rsidR="002979C7" w:rsidRDefault="002979C7" w:rsidP="00E13E8E">
            <w:r>
              <w:t>0.1102</w:t>
            </w:r>
          </w:p>
        </w:tc>
        <w:tc>
          <w:tcPr>
            <w:tcW w:w="880" w:type="dxa"/>
          </w:tcPr>
          <w:p w14:paraId="48344869" w14:textId="7B5057BC" w:rsidR="002979C7" w:rsidRDefault="002979C7" w:rsidP="00213E62">
            <w:r>
              <w:t>23</w:t>
            </w:r>
          </w:p>
        </w:tc>
        <w:tc>
          <w:tcPr>
            <w:tcW w:w="1306" w:type="dxa"/>
          </w:tcPr>
          <w:p w14:paraId="1123C5DD" w14:textId="34C7D90F" w:rsidR="002979C7" w:rsidRDefault="002979C7" w:rsidP="00F759C1">
            <w:r>
              <w:t>0.2523</w:t>
            </w:r>
          </w:p>
        </w:tc>
        <w:tc>
          <w:tcPr>
            <w:tcW w:w="1448" w:type="dxa"/>
          </w:tcPr>
          <w:p w14:paraId="18CAB4B2" w14:textId="54385BBA" w:rsidR="002979C7" w:rsidRDefault="002979C7" w:rsidP="00F759C1">
            <w:r>
              <w:t>107</w:t>
            </w:r>
          </w:p>
        </w:tc>
        <w:tc>
          <w:tcPr>
            <w:tcW w:w="1099" w:type="dxa"/>
          </w:tcPr>
          <w:p w14:paraId="3382CE42" w14:textId="41DCA825" w:rsidR="002979C7" w:rsidRDefault="002979C7" w:rsidP="00213E62">
            <w:r>
              <w:t>3</w:t>
            </w:r>
          </w:p>
        </w:tc>
      </w:tr>
    </w:tbl>
    <w:p w14:paraId="4895D657" w14:textId="1E562A37" w:rsidR="00E207DF" w:rsidRDefault="00E207DF" w:rsidP="00015C15"/>
    <w:p w14:paraId="6A9E3DB8" w14:textId="60A0F8CF" w:rsidR="004446C6" w:rsidRDefault="00B63388" w:rsidP="004E4FE1">
      <w:pPr>
        <w:pStyle w:val="Heading2"/>
      </w:pPr>
      <w:bookmarkStart w:id="291" w:name="_Toc117270960"/>
      <w:r>
        <w:t>Generating</w:t>
      </w:r>
      <w:r w:rsidR="000800EA">
        <w:t xml:space="preserve"> artificial </w:t>
      </w:r>
      <w:r w:rsidR="001920DE">
        <w:t>filling data</w:t>
      </w:r>
      <w:bookmarkEnd w:id="291"/>
    </w:p>
    <w:p w14:paraId="5EEB2757" w14:textId="6C89B18F" w:rsidR="009435AA" w:rsidRDefault="009435AA" w:rsidP="00015C15">
      <w:r>
        <w:t xml:space="preserve">Though the histogram of the filling rates </w:t>
      </w:r>
      <w:proofErr w:type="gramStart"/>
      <w:r>
        <w:t>indicate</w:t>
      </w:r>
      <w:proofErr w:type="gramEnd"/>
      <w:r>
        <w:t xml:space="preserve"> a possible lognormal distribution, the </w:t>
      </w:r>
      <w:r w:rsidR="004D7A44">
        <w:t>data is too scarce to do a fit</w:t>
      </w:r>
      <w:r w:rsidR="006E176D">
        <w:t xml:space="preserve">, as shown in </w:t>
      </w:r>
      <w:r w:rsidR="006E176D">
        <w:fldChar w:fldCharType="begin"/>
      </w:r>
      <w:r w:rsidR="006E176D">
        <w:instrText xml:space="preserve"> REF _Ref117256317 \h </w:instrText>
      </w:r>
      <w:r w:rsidR="006E176D">
        <w:fldChar w:fldCharType="separate"/>
      </w:r>
      <w:r w:rsidR="000120C7">
        <w:t xml:space="preserve">Figure </w:t>
      </w:r>
      <w:r w:rsidR="000120C7">
        <w:rPr>
          <w:noProof/>
        </w:rPr>
        <w:t>13</w:t>
      </w:r>
      <w:r w:rsidR="006E176D">
        <w:fldChar w:fldCharType="end"/>
      </w:r>
      <w:r w:rsidR="006E176D">
        <w:t xml:space="preserve">. </w:t>
      </w:r>
      <w:r w:rsidR="00094DA8">
        <w:t xml:space="preserve">Interestingly, the reciprocal of the median emptying </w:t>
      </w:r>
      <w:r w:rsidR="007F7963">
        <w:t>frequency</w:t>
      </w:r>
      <w:r w:rsidR="009645D4">
        <w:t xml:space="preserve"> exhibits a similar behavio</w:t>
      </w:r>
      <w:r w:rsidR="00160A2B">
        <w:t>ur</w:t>
      </w:r>
      <w:r w:rsidR="006647CB">
        <w:t xml:space="preserve">, as seen in </w:t>
      </w:r>
    </w:p>
    <w:p w14:paraId="66B2DCB1" w14:textId="77777777" w:rsidR="009435AA" w:rsidRDefault="009435AA" w:rsidP="009435AA">
      <w:pPr>
        <w:keepNext/>
        <w:jc w:val="center"/>
      </w:pPr>
      <w:r>
        <w:rPr>
          <w:noProof/>
        </w:rPr>
        <w:drawing>
          <wp:inline distT="0" distB="0" distL="0" distR="0" wp14:anchorId="3869CA1E" wp14:editId="740994AA">
            <wp:extent cx="4739640" cy="377343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3032" cy="3776138"/>
                    </a:xfrm>
                    <a:prstGeom prst="rect">
                      <a:avLst/>
                    </a:prstGeom>
                    <a:noFill/>
                    <a:ln>
                      <a:noFill/>
                    </a:ln>
                  </pic:spPr>
                </pic:pic>
              </a:graphicData>
            </a:graphic>
          </wp:inline>
        </w:drawing>
      </w:r>
    </w:p>
    <w:p w14:paraId="31332738" w14:textId="2CBEA0E1" w:rsidR="00FF7FE7" w:rsidRDefault="009435AA" w:rsidP="009435AA">
      <w:pPr>
        <w:pStyle w:val="Caption"/>
        <w:jc w:val="center"/>
      </w:pPr>
      <w:bookmarkStart w:id="292" w:name="_Ref117256317"/>
      <w:r>
        <w:t xml:space="preserve">Figure </w:t>
      </w:r>
      <w:fldSimple w:instr=" SEQ Figure \* ARABIC ">
        <w:r w:rsidR="000120C7">
          <w:rPr>
            <w:noProof/>
          </w:rPr>
          <w:t>13</w:t>
        </w:r>
      </w:fldSimple>
      <w:bookmarkEnd w:id="292"/>
      <w:r>
        <w:t xml:space="preserve"> Lognormal fit of the filling rates skip level data</w:t>
      </w:r>
    </w:p>
    <w:p w14:paraId="3B4660B2" w14:textId="4AB741D9" w:rsidR="006647CB" w:rsidRDefault="006647CB" w:rsidP="006647CB">
      <w:pPr>
        <w:keepNext/>
        <w:jc w:val="center"/>
      </w:pPr>
      <w:r>
        <w:rPr>
          <w:noProof/>
        </w:rPr>
        <w:lastRenderedPageBreak/>
        <w:drawing>
          <wp:inline distT="0" distB="0" distL="0" distR="0" wp14:anchorId="1D51A49A" wp14:editId="2A5ECA37">
            <wp:extent cx="4915212" cy="3762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9457" cy="3765625"/>
                    </a:xfrm>
                    <a:prstGeom prst="rect">
                      <a:avLst/>
                    </a:prstGeom>
                    <a:noFill/>
                    <a:ln>
                      <a:noFill/>
                    </a:ln>
                  </pic:spPr>
                </pic:pic>
              </a:graphicData>
            </a:graphic>
          </wp:inline>
        </w:drawing>
      </w:r>
    </w:p>
    <w:p w14:paraId="248063ED" w14:textId="3A0C225A" w:rsidR="006647CB" w:rsidRPr="006647CB" w:rsidRDefault="006647CB" w:rsidP="006647CB">
      <w:pPr>
        <w:pStyle w:val="Caption"/>
        <w:jc w:val="center"/>
      </w:pPr>
      <w:r>
        <w:t xml:space="preserve">Figure </w:t>
      </w:r>
      <w:fldSimple w:instr=" SEQ Figure \* ARABIC ">
        <w:r w:rsidR="000120C7">
          <w:rPr>
            <w:noProof/>
          </w:rPr>
          <w:t>14</w:t>
        </w:r>
      </w:fldSimple>
      <w:r>
        <w:t xml:space="preserve"> Histogram of emptying rates by skip arrivals at Mzedi dump</w:t>
      </w:r>
    </w:p>
    <w:p w14:paraId="65078FB2" w14:textId="1CD04E66" w:rsidR="00325E80" w:rsidRDefault="00325E80" w:rsidP="00325E80">
      <w:r>
        <w:t xml:space="preserve">Given the incompleteness of the available data, an artificial dataset of filling rates is created. </w:t>
      </w:r>
      <w:r w:rsidR="00403779">
        <w:t>It is based on the filling rates</w:t>
      </w:r>
      <w:r w:rsidR="0096592F">
        <w:t xml:space="preserve">, with an added </w:t>
      </w:r>
      <w:r w:rsidR="00CA0512">
        <w:t>random element</w:t>
      </w:r>
      <w:r w:rsidR="00052288">
        <w:t xml:space="preserve">. </w:t>
      </w:r>
    </w:p>
    <w:p w14:paraId="7E5C6EA0" w14:textId="53F80E4B" w:rsidR="000161C5" w:rsidRDefault="000161C5" w:rsidP="00325E80">
      <w:r>
        <w:t>Other possibility: artificial log-normal distribution</w:t>
      </w:r>
      <w:r w:rsidR="00DC282E">
        <w:t xml:space="preserve"> with a specific number of </w:t>
      </w:r>
      <w:r w:rsidR="00784709">
        <w:t xml:space="preserve">bins at an upper value bound and maximum probability at system median. </w:t>
      </w:r>
    </w:p>
    <w:p w14:paraId="6D60E756" w14:textId="69D82C3F" w:rsidR="000161C5" w:rsidRPr="00325E80" w:rsidRDefault="000161C5" w:rsidP="000161C5">
      <w:pPr>
        <w:jc w:val="center"/>
      </w:pPr>
      <w:r>
        <w:rPr>
          <w:noProof/>
        </w:rPr>
        <w:drawing>
          <wp:inline distT="0" distB="0" distL="0" distR="0" wp14:anchorId="16EF3939" wp14:editId="3BE8D437">
            <wp:extent cx="3901440" cy="294986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9733" cy="2956140"/>
                    </a:xfrm>
                    <a:prstGeom prst="rect">
                      <a:avLst/>
                    </a:prstGeom>
                    <a:noFill/>
                    <a:ln>
                      <a:noFill/>
                    </a:ln>
                  </pic:spPr>
                </pic:pic>
              </a:graphicData>
            </a:graphic>
          </wp:inline>
        </w:drawing>
      </w:r>
    </w:p>
    <w:p w14:paraId="52AD0C4C" w14:textId="34C7355F" w:rsidR="00FF7FE7" w:rsidRDefault="00FF7FE7" w:rsidP="00FF7FE7">
      <w:pPr>
        <w:pStyle w:val="Heading1"/>
      </w:pPr>
      <w:bookmarkStart w:id="293" w:name="_Toc117270961"/>
      <w:r>
        <w:lastRenderedPageBreak/>
        <w:t>Optimization model</w:t>
      </w:r>
      <w:bookmarkEnd w:id="293"/>
    </w:p>
    <w:p w14:paraId="595754F4" w14:textId="14705B93" w:rsidR="00C11E83" w:rsidRPr="00C11E83" w:rsidRDefault="00C11E83" w:rsidP="00C11E83">
      <w:r>
        <w:t xml:space="preserve">The problem is first formulated as a series of features, assumptions, </w:t>
      </w:r>
      <w:proofErr w:type="gramStart"/>
      <w:r>
        <w:t>objective</w:t>
      </w:r>
      <w:proofErr w:type="gramEnd"/>
      <w:r>
        <w:t xml:space="preserve"> and constraints. </w:t>
      </w:r>
    </w:p>
    <w:p w14:paraId="177CA1C0" w14:textId="77777777" w:rsidR="009523BC" w:rsidRDefault="00FF7FE7" w:rsidP="00CD2BF9">
      <w:pPr>
        <w:pStyle w:val="Heading2"/>
      </w:pPr>
      <w:bookmarkStart w:id="294" w:name="_Toc117270962"/>
      <w:r>
        <w:t>Problem formulatio</w:t>
      </w:r>
      <w:r w:rsidR="009523BC">
        <w:t>n</w:t>
      </w:r>
      <w:bookmarkEnd w:id="294"/>
    </w:p>
    <w:p w14:paraId="4C442816" w14:textId="1994A74A" w:rsidR="0026004E" w:rsidRDefault="0026004E" w:rsidP="00E81CAA">
      <w:pPr>
        <w:pStyle w:val="ListParagraph"/>
        <w:numPr>
          <w:ilvl w:val="0"/>
          <w:numId w:val="11"/>
        </w:numPr>
      </w:pPr>
      <w:r>
        <w:t>Features:</w:t>
      </w:r>
    </w:p>
    <w:p w14:paraId="336F51A5" w14:textId="57DCC6AF" w:rsidR="00EB3372" w:rsidRDefault="009667FC" w:rsidP="00E81CAA">
      <w:pPr>
        <w:pStyle w:val="ListParagraph"/>
        <w:numPr>
          <w:ilvl w:val="1"/>
          <w:numId w:val="11"/>
        </w:numPr>
        <w:rPr>
          <w:b/>
          <w:bCs/>
        </w:rPr>
      </w:pPr>
      <w:r w:rsidRPr="00833C9E">
        <w:rPr>
          <w:b/>
          <w:bCs/>
        </w:rPr>
        <w:t>28 days planning period</w:t>
      </w:r>
    </w:p>
    <w:p w14:paraId="4BBF1831" w14:textId="4152712E" w:rsidR="004E7BCA" w:rsidRPr="00C53EC9" w:rsidRDefault="004E7BCA" w:rsidP="00E81CAA">
      <w:pPr>
        <w:pStyle w:val="ListParagraph"/>
        <w:numPr>
          <w:ilvl w:val="1"/>
          <w:numId w:val="11"/>
        </w:numPr>
        <w:rPr>
          <w:b/>
          <w:bCs/>
        </w:rPr>
      </w:pPr>
      <w:r>
        <w:t>Morning and evening collection</w:t>
      </w:r>
      <w:r w:rsidR="00AE01EF">
        <w:t xml:space="preserve"> (</w:t>
      </w:r>
      <w:proofErr w:type="gramStart"/>
      <w:r w:rsidR="00AE01EF">
        <w:t>e.g.</w:t>
      </w:r>
      <w:proofErr w:type="gramEnd"/>
      <w:r w:rsidR="00AE01EF">
        <w:t xml:space="preserve"> an afternoon collection on Saturday and a morning collection on Monday)</w:t>
      </w:r>
    </w:p>
    <w:p w14:paraId="12CCD60B" w14:textId="151A7592" w:rsidR="00C53EC9" w:rsidRPr="00C53EC9" w:rsidRDefault="00C53EC9" w:rsidP="00C53EC9">
      <w:pPr>
        <w:pStyle w:val="ListParagraph"/>
        <w:numPr>
          <w:ilvl w:val="1"/>
          <w:numId w:val="11"/>
        </w:numPr>
        <w:rPr>
          <w:b/>
          <w:bCs/>
        </w:rPr>
      </w:pPr>
      <w:r w:rsidRPr="00833C9E">
        <w:rPr>
          <w:b/>
          <w:bCs/>
        </w:rPr>
        <w:t xml:space="preserve">No emptying on </w:t>
      </w:r>
      <w:commentRangeStart w:id="295"/>
      <w:r w:rsidRPr="00833C9E">
        <w:rPr>
          <w:b/>
          <w:bCs/>
        </w:rPr>
        <w:t>Sunday</w:t>
      </w:r>
      <w:commentRangeEnd w:id="295"/>
      <w:r w:rsidR="007C5E8A">
        <w:rPr>
          <w:rStyle w:val="CommentReference"/>
        </w:rPr>
        <w:commentReference w:id="295"/>
      </w:r>
    </w:p>
    <w:p w14:paraId="183983FC" w14:textId="4F416DCC" w:rsidR="00FD2049" w:rsidRDefault="00FD2049" w:rsidP="00FD2049">
      <w:pPr>
        <w:pStyle w:val="ListParagraph"/>
        <w:numPr>
          <w:ilvl w:val="0"/>
          <w:numId w:val="11"/>
        </w:numPr>
      </w:pPr>
      <w:r>
        <w:t>Assumptions:</w:t>
      </w:r>
    </w:p>
    <w:p w14:paraId="71891B82" w14:textId="77777777" w:rsidR="00FD2049" w:rsidRPr="00833C9E" w:rsidRDefault="00FD2049" w:rsidP="00FD2049">
      <w:pPr>
        <w:pStyle w:val="ListParagraph"/>
        <w:numPr>
          <w:ilvl w:val="1"/>
          <w:numId w:val="11"/>
        </w:numPr>
        <w:rPr>
          <w:b/>
          <w:bCs/>
        </w:rPr>
      </w:pPr>
      <w:r w:rsidRPr="00833C9E">
        <w:rPr>
          <w:b/>
          <w:bCs/>
        </w:rPr>
        <w:t>Constant filling rate over the planning period</w:t>
      </w:r>
    </w:p>
    <w:p w14:paraId="0D5F5405" w14:textId="73166544" w:rsidR="00FA5264" w:rsidRDefault="00FD2049" w:rsidP="00FA5264">
      <w:pPr>
        <w:pStyle w:val="ListParagraph"/>
        <w:numPr>
          <w:ilvl w:val="1"/>
          <w:numId w:val="11"/>
        </w:numPr>
      </w:pPr>
      <w:r>
        <w:t>Constant speed (</w:t>
      </w:r>
      <w:proofErr w:type="gramStart"/>
      <w:r>
        <w:t>i.e.</w:t>
      </w:r>
      <w:proofErr w:type="gramEnd"/>
      <w:r>
        <w:t xml:space="preserve"> time of travel is directly proportional to distance)</w:t>
      </w:r>
    </w:p>
    <w:p w14:paraId="79F97E69" w14:textId="4CD44C96" w:rsidR="00E33035" w:rsidRDefault="00FA5264" w:rsidP="00FA5264">
      <w:pPr>
        <w:pStyle w:val="ListParagraph"/>
        <w:numPr>
          <w:ilvl w:val="0"/>
          <w:numId w:val="11"/>
        </w:numPr>
      </w:pPr>
      <w:r>
        <w:t xml:space="preserve">Objective: </w:t>
      </w:r>
      <w:r w:rsidR="008826FF">
        <w:t xml:space="preserve">Minimize </w:t>
      </w:r>
      <w:r w:rsidR="00A54AF1">
        <w:t xml:space="preserve">cost of </w:t>
      </w:r>
      <w:r w:rsidR="00911D9C">
        <w:t>capital, labour</w:t>
      </w:r>
      <w:r w:rsidR="00D359E1">
        <w:t xml:space="preserve"> and of operation in addition to overflowing costs</w:t>
      </w:r>
      <w:r w:rsidR="00E33035">
        <w:t>:</w:t>
      </w:r>
    </w:p>
    <w:p w14:paraId="05126512" w14:textId="77777777" w:rsidR="00E33035" w:rsidRDefault="00E33035" w:rsidP="00E33035">
      <w:pPr>
        <w:pStyle w:val="ListParagraph"/>
        <w:numPr>
          <w:ilvl w:val="1"/>
          <w:numId w:val="11"/>
        </w:numPr>
      </w:pPr>
      <w:r>
        <w:t>Cost of capital:</w:t>
      </w:r>
    </w:p>
    <w:p w14:paraId="003F994B" w14:textId="77777777" w:rsidR="00E33035" w:rsidRDefault="00E33035" w:rsidP="00E33035">
      <w:pPr>
        <w:pStyle w:val="ListParagraph"/>
        <w:numPr>
          <w:ilvl w:val="2"/>
          <w:numId w:val="11"/>
        </w:numPr>
      </w:pPr>
      <w:r>
        <w:t>Number of vehicles</w:t>
      </w:r>
    </w:p>
    <w:p w14:paraId="066CA500" w14:textId="77777777" w:rsidR="00D359E1" w:rsidRDefault="00E33035" w:rsidP="00E33035">
      <w:pPr>
        <w:pStyle w:val="ListParagraph"/>
        <w:numPr>
          <w:ilvl w:val="2"/>
          <w:numId w:val="11"/>
        </w:numPr>
      </w:pPr>
      <w:r>
        <w:t>Number of extra skips</w:t>
      </w:r>
    </w:p>
    <w:p w14:paraId="4CC41346" w14:textId="5A954ADD" w:rsidR="00D359E1" w:rsidRPr="00833C9E" w:rsidRDefault="00D359E1" w:rsidP="00393DAE">
      <w:pPr>
        <w:pStyle w:val="ListParagraph"/>
        <w:numPr>
          <w:ilvl w:val="1"/>
          <w:numId w:val="11"/>
        </w:numPr>
        <w:rPr>
          <w:b/>
          <w:bCs/>
        </w:rPr>
      </w:pPr>
      <w:r w:rsidRPr="00833C9E">
        <w:rPr>
          <w:b/>
          <w:bCs/>
        </w:rPr>
        <w:t>Cost of labour:</w:t>
      </w:r>
      <w:r w:rsidR="00393DAE" w:rsidRPr="00833C9E">
        <w:rPr>
          <w:b/>
          <w:bCs/>
        </w:rPr>
        <w:t xml:space="preserve"> </w:t>
      </w:r>
      <w:r w:rsidR="00166373" w:rsidRPr="00833C9E">
        <w:rPr>
          <w:b/>
          <w:bCs/>
        </w:rPr>
        <w:t xml:space="preserve">based on </w:t>
      </w:r>
      <w:r w:rsidR="00393DAE" w:rsidRPr="00833C9E">
        <w:rPr>
          <w:b/>
          <w:bCs/>
        </w:rPr>
        <w:t>n</w:t>
      </w:r>
      <w:r w:rsidRPr="00833C9E">
        <w:rPr>
          <w:b/>
          <w:bCs/>
        </w:rPr>
        <w:t>umber of days operating</w:t>
      </w:r>
    </w:p>
    <w:p w14:paraId="3EBB7F1C" w14:textId="7A515E42" w:rsidR="00D359E1" w:rsidRPr="00833C9E" w:rsidRDefault="00D359E1" w:rsidP="00393DAE">
      <w:pPr>
        <w:pStyle w:val="ListParagraph"/>
        <w:numPr>
          <w:ilvl w:val="1"/>
          <w:numId w:val="11"/>
        </w:numPr>
        <w:rPr>
          <w:b/>
          <w:bCs/>
        </w:rPr>
      </w:pPr>
      <w:r w:rsidRPr="00833C9E">
        <w:rPr>
          <w:b/>
          <w:bCs/>
        </w:rPr>
        <w:t>Operational costs:</w:t>
      </w:r>
      <w:r w:rsidR="00393DAE" w:rsidRPr="00833C9E">
        <w:rPr>
          <w:b/>
          <w:bCs/>
        </w:rPr>
        <w:t xml:space="preserve"> </w:t>
      </w:r>
      <w:r w:rsidR="00166373" w:rsidRPr="00833C9E">
        <w:rPr>
          <w:b/>
          <w:bCs/>
        </w:rPr>
        <w:t xml:space="preserve">based on </w:t>
      </w:r>
      <w:r w:rsidR="007E270B" w:rsidRPr="00833C9E">
        <w:rPr>
          <w:b/>
          <w:bCs/>
        </w:rPr>
        <w:t>distance travelled</w:t>
      </w:r>
    </w:p>
    <w:p w14:paraId="74C8A043" w14:textId="61BCCD7A" w:rsidR="00DE7E10" w:rsidRDefault="00DE7E10" w:rsidP="00DE7E10">
      <w:pPr>
        <w:pStyle w:val="ListParagraph"/>
        <w:numPr>
          <w:ilvl w:val="1"/>
          <w:numId w:val="11"/>
        </w:numPr>
      </w:pPr>
      <w:commentRangeStart w:id="296"/>
      <w:r>
        <w:t>Overflowing costs</w:t>
      </w:r>
      <w:r w:rsidR="00796270">
        <w:t>: based on amount overflowed</w:t>
      </w:r>
      <w:commentRangeEnd w:id="296"/>
      <w:r w:rsidR="007C5E8A">
        <w:rPr>
          <w:rStyle w:val="CommentReference"/>
        </w:rPr>
        <w:commentReference w:id="296"/>
      </w:r>
    </w:p>
    <w:p w14:paraId="2323A859" w14:textId="6F0C83FC" w:rsidR="00B02CAB" w:rsidRDefault="00FA5264" w:rsidP="00FA5264">
      <w:pPr>
        <w:pStyle w:val="ListParagraph"/>
        <w:numPr>
          <w:ilvl w:val="0"/>
          <w:numId w:val="11"/>
        </w:numPr>
      </w:pPr>
      <w:r>
        <w:t>Constraints:</w:t>
      </w:r>
    </w:p>
    <w:p w14:paraId="7F309382" w14:textId="3F98D4D5" w:rsidR="0036764F" w:rsidRPr="00833C9E" w:rsidRDefault="0036764F" w:rsidP="00FA5264">
      <w:pPr>
        <w:pStyle w:val="ListParagraph"/>
        <w:numPr>
          <w:ilvl w:val="1"/>
          <w:numId w:val="11"/>
        </w:numPr>
        <w:rPr>
          <w:b/>
          <w:bCs/>
        </w:rPr>
      </w:pPr>
      <w:r w:rsidRPr="00833C9E">
        <w:rPr>
          <w:b/>
          <w:bCs/>
        </w:rPr>
        <w:t>Visits following a regular pattern</w:t>
      </w:r>
    </w:p>
    <w:p w14:paraId="4E304E03" w14:textId="7C2393B7" w:rsidR="00FA5264" w:rsidRPr="00FC5F08" w:rsidRDefault="0099731A" w:rsidP="00FA5264">
      <w:pPr>
        <w:pStyle w:val="ListParagraph"/>
        <w:numPr>
          <w:ilvl w:val="1"/>
          <w:numId w:val="11"/>
        </w:numPr>
        <w:rPr>
          <w:b/>
          <w:bCs/>
        </w:rPr>
      </w:pPr>
      <w:r w:rsidRPr="00833C9E">
        <w:rPr>
          <w:b/>
          <w:bCs/>
        </w:rPr>
        <w:t>Emptying schedule preventing overflowing</w:t>
      </w:r>
      <w:r w:rsidR="00985929" w:rsidRPr="00833C9E">
        <w:rPr>
          <w:b/>
          <w:bCs/>
        </w:rPr>
        <w:t xml:space="preserve"> </w:t>
      </w:r>
      <w:r w:rsidR="00985929" w:rsidRPr="00C152F1">
        <w:t>(with some overflow allowable subject to high costs)</w:t>
      </w:r>
    </w:p>
    <w:p w14:paraId="7BE6D6FA" w14:textId="38B5F993" w:rsidR="00FC5F08" w:rsidRPr="00FC5F08" w:rsidRDefault="00FC5F08" w:rsidP="00FA5264">
      <w:pPr>
        <w:pStyle w:val="ListParagraph"/>
        <w:numPr>
          <w:ilvl w:val="1"/>
          <w:numId w:val="11"/>
        </w:numPr>
      </w:pPr>
      <w:r w:rsidRPr="00FC5F08">
        <w:t>Cost constraints</w:t>
      </w:r>
    </w:p>
    <w:p w14:paraId="415A79B8" w14:textId="223BC38C" w:rsidR="004E26DA" w:rsidRDefault="00847BED" w:rsidP="0036764F">
      <w:pPr>
        <w:pStyle w:val="ListParagraph"/>
        <w:numPr>
          <w:ilvl w:val="1"/>
          <w:numId w:val="11"/>
        </w:numPr>
      </w:pPr>
      <w:r>
        <w:t>Daily operation constraints (2x4hour blocks per day)</w:t>
      </w:r>
    </w:p>
    <w:p w14:paraId="69C99FC8" w14:textId="610E00C4" w:rsidR="00EE188A" w:rsidRDefault="00EE188A" w:rsidP="00EE188A">
      <w:pPr>
        <w:pStyle w:val="Heading2"/>
      </w:pPr>
      <w:bookmarkStart w:id="297" w:name="_Toc117270963"/>
      <w:r>
        <w:t>Current implementation</w:t>
      </w:r>
      <w:bookmarkEnd w:id="297"/>
    </w:p>
    <w:p w14:paraId="08A677FC" w14:textId="5CB2F509" w:rsidR="00896BE3" w:rsidRDefault="007736EA" w:rsidP="004E26DA">
      <w:r>
        <w:t>Current</w:t>
      </w:r>
      <w:r w:rsidR="00F739A5">
        <w:t xml:space="preserve">ly, the optimization algorithm is implemented in MATLAB, and solved by </w:t>
      </w:r>
      <w:proofErr w:type="spellStart"/>
      <w:r w:rsidR="00F739A5">
        <w:t>Gurobi</w:t>
      </w:r>
      <w:proofErr w:type="spellEnd"/>
      <w:r w:rsidR="00F739A5">
        <w:t xml:space="preserve"> through YALMIP.</w:t>
      </w:r>
      <w:r w:rsidR="00C152F1">
        <w:t xml:space="preserve"> The points in bold in the previous list have been implemented for now. It is to note that</w:t>
      </w:r>
      <w:r w:rsidR="00A644C0">
        <w:t xml:space="preserve"> the mathematical formulation of the problem </w:t>
      </w:r>
      <w:del w:id="298" w:author="Tilley  Elizabeth" w:date="2022-10-24T16:26:00Z">
        <w:r w:rsidR="00A318E3" w:rsidDel="007C5E8A">
          <w:delText>involve</w:delText>
        </w:r>
      </w:del>
      <w:ins w:id="299" w:author="Tilley  Elizabeth" w:date="2022-10-24T16:26:00Z">
        <w:r w:rsidR="007C5E8A">
          <w:t>involves</w:t>
        </w:r>
      </w:ins>
      <w:r w:rsidR="00A318E3">
        <w:t xml:space="preserve"> many </w:t>
      </w:r>
      <w:r w:rsidR="00FA6F51">
        <w:t xml:space="preserve">equality and inequality constraints that do not show in the above logistical problem. </w:t>
      </w:r>
    </w:p>
    <w:p w14:paraId="64540CF1" w14:textId="2BCFBB8F" w:rsidR="00485076" w:rsidRDefault="00F457B9" w:rsidP="004E26DA">
      <w:r>
        <w:fldChar w:fldCharType="begin"/>
      </w:r>
      <w:r>
        <w:instrText xml:space="preserve"> REF _Ref117268367 \h </w:instrText>
      </w:r>
      <w:r>
        <w:fldChar w:fldCharType="separate"/>
      </w:r>
      <w:r w:rsidR="000120C7">
        <w:t xml:space="preserve">Figure </w:t>
      </w:r>
      <w:r w:rsidR="000120C7">
        <w:rPr>
          <w:noProof/>
        </w:rPr>
        <w:t>15</w:t>
      </w:r>
      <w:r>
        <w:fldChar w:fldCharType="end"/>
      </w:r>
      <w:r>
        <w:t xml:space="preserve"> gives the </w:t>
      </w:r>
      <w:r w:rsidR="00907CAA">
        <w:t>schedule representation</w:t>
      </w:r>
      <w:r w:rsidR="00AE6830">
        <w:t xml:space="preserve"> of a first optimization</w:t>
      </w:r>
      <w:r w:rsidR="00830E7D">
        <w:t xml:space="preserve"> formulation</w:t>
      </w:r>
      <w:r w:rsidR="00B26CC8">
        <w:t xml:space="preserve">. </w:t>
      </w:r>
      <w:r w:rsidR="00896BE3">
        <w:t xml:space="preserve">The implication of the daily cost is obvious </w:t>
      </w:r>
      <w:r w:rsidR="00EB5EE4">
        <w:t xml:space="preserve">in the fact that many </w:t>
      </w:r>
      <w:r w:rsidR="00B16DB0">
        <w:t xml:space="preserve">skips are scheduled on the same days. This is also caused by the lack of time constraints for </w:t>
      </w:r>
      <w:r w:rsidR="00587C94">
        <w:t>working days</w:t>
      </w:r>
      <w:r w:rsidR="00B16DB0">
        <w:t xml:space="preserve">, which would limit this. </w:t>
      </w:r>
      <w:r w:rsidR="001753A5">
        <w:t xml:space="preserve">Additionally, the </w:t>
      </w:r>
      <w:r w:rsidR="002A04EE">
        <w:t>filling rates in this case are randomly generated in a range between 0-0.5</w:t>
      </w:r>
      <w:r w:rsidR="00916A5B">
        <w:t xml:space="preserve">. The upper limit of 0.5 is because the model </w:t>
      </w:r>
      <w:r w:rsidR="007B45E8">
        <w:t xml:space="preserve">still </w:t>
      </w:r>
      <w:r w:rsidR="00916A5B">
        <w:t>does not offer any</w:t>
      </w:r>
      <w:r w:rsidR="00984A4F">
        <w:t xml:space="preserve"> flexibility around overflowing</w:t>
      </w:r>
      <w:r w:rsidR="006E14AE">
        <w:t xml:space="preserve"> (which should have an associated cost)</w:t>
      </w:r>
      <w:r w:rsidR="000A62F6">
        <w:t xml:space="preserve">, </w:t>
      </w:r>
      <w:r w:rsidR="000A62F6">
        <w:lastRenderedPageBreak/>
        <w:t xml:space="preserve">and the collections are assumed to be at the same time </w:t>
      </w:r>
      <w:r w:rsidR="002E3DC4">
        <w:t>every day</w:t>
      </w:r>
      <w:r w:rsidR="00EF37F2">
        <w:t xml:space="preserve"> (instead of morning/afternoon collections). </w:t>
      </w:r>
    </w:p>
    <w:p w14:paraId="19B864CE" w14:textId="262FEAAD" w:rsidR="00826EAE" w:rsidRDefault="00826EAE" w:rsidP="004E26DA">
      <w:r>
        <w:t>Additionally, the problem assumes one vehicle only</w:t>
      </w:r>
      <w:r w:rsidR="00CA02F1">
        <w:t xml:space="preserve">, and that all </w:t>
      </w:r>
      <w:r w:rsidR="001D21AE">
        <w:t>collections are done by bringing an empty bin</w:t>
      </w:r>
      <w:r w:rsidR="00D21496">
        <w:t xml:space="preserve"> and exchanging it</w:t>
      </w:r>
      <w:r w:rsidR="001D21AE">
        <w:t xml:space="preserve"> (meaning </w:t>
      </w:r>
      <w:r w:rsidR="007519BA">
        <w:t xml:space="preserve">as many empty bins as vehicles). </w:t>
      </w:r>
      <w:r w:rsidR="00E27EDD">
        <w:t>Since the</w:t>
      </w:r>
      <w:r w:rsidR="002850D2">
        <w:t xml:space="preserve">re are </w:t>
      </w:r>
      <w:r w:rsidR="00D231E9">
        <w:t>multiple trucks, the formulation will have to be adapted</w:t>
      </w:r>
      <w:r w:rsidR="007E1216">
        <w:t xml:space="preserve">. </w:t>
      </w:r>
    </w:p>
    <w:p w14:paraId="2C9CDB39" w14:textId="77385326" w:rsidR="00F457B9" w:rsidRPr="00A77111" w:rsidRDefault="00826EAE" w:rsidP="00A77111">
      <w:r>
        <w:t>Finall</w:t>
      </w:r>
      <w:r w:rsidR="00DC282E">
        <w:t>y, this is formulated as a one stage optimization problem, focusing on operation. However, the number of trucks, additional skips</w:t>
      </w:r>
      <w:r w:rsidR="00841876">
        <w:t xml:space="preserve"> will become </w:t>
      </w:r>
      <w:r w:rsidR="004E4033">
        <w:t xml:space="preserve">decision variables </w:t>
      </w:r>
      <w:r w:rsidR="00D411BF">
        <w:t xml:space="preserve">and the problem will become a </w:t>
      </w:r>
      <w:r w:rsidR="00E81F95">
        <w:t>multi</w:t>
      </w:r>
      <w:r w:rsidR="00D411BF">
        <w:t xml:space="preserve">-stage problem. </w:t>
      </w:r>
      <w:r w:rsidR="0024161C">
        <w:t xml:space="preserve">This may increase complexity drastically and </w:t>
      </w:r>
      <w:r w:rsidR="00371211">
        <w:t xml:space="preserve">require dynamic programming. </w:t>
      </w:r>
    </w:p>
    <w:p w14:paraId="116722A6" w14:textId="77777777" w:rsidR="00F457B9" w:rsidRDefault="00F457B9" w:rsidP="00F457B9">
      <w:pPr>
        <w:keepNext/>
        <w:pBdr>
          <w:top w:val="nil"/>
          <w:left w:val="nil"/>
          <w:bottom w:val="nil"/>
          <w:right w:val="nil"/>
          <w:between w:val="nil"/>
        </w:pBdr>
        <w:spacing w:after="0" w:line="240" w:lineRule="auto"/>
        <w:jc w:val="center"/>
      </w:pPr>
      <w:r>
        <w:rPr>
          <w:noProof/>
        </w:rPr>
        <w:drawing>
          <wp:inline distT="0" distB="0" distL="0" distR="0" wp14:anchorId="2967A55F" wp14:editId="0700D181">
            <wp:extent cx="5862320" cy="4396740"/>
            <wp:effectExtent l="0" t="0" r="508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62320" cy="4396740"/>
                    </a:xfrm>
                    <a:prstGeom prst="rect">
                      <a:avLst/>
                    </a:prstGeom>
                    <a:noFill/>
                    <a:ln>
                      <a:noFill/>
                    </a:ln>
                  </pic:spPr>
                </pic:pic>
              </a:graphicData>
            </a:graphic>
          </wp:inline>
        </w:drawing>
      </w:r>
    </w:p>
    <w:p w14:paraId="43CF5AF1" w14:textId="579628BF" w:rsidR="00A01443" w:rsidRDefault="00F457B9" w:rsidP="00F457B9">
      <w:pPr>
        <w:pStyle w:val="Caption"/>
        <w:jc w:val="center"/>
      </w:pPr>
      <w:bookmarkStart w:id="300" w:name="_Ref117268367"/>
      <w:r>
        <w:t xml:space="preserve">Figure </w:t>
      </w:r>
      <w:fldSimple w:instr=" SEQ Figure \* ARABIC ">
        <w:r w:rsidR="000120C7">
          <w:rPr>
            <w:noProof/>
          </w:rPr>
          <w:t>15</w:t>
        </w:r>
      </w:fldSimple>
      <w:bookmarkEnd w:id="300"/>
      <w:r>
        <w:t xml:space="preserve"> Schedule diagram (first version, more work will be done on operational planning representation)</w:t>
      </w:r>
    </w:p>
    <w:p w14:paraId="2F122F01" w14:textId="0BDA2DE2" w:rsidR="00F457B9" w:rsidRDefault="00073364" w:rsidP="00073364">
      <w:pPr>
        <w:pStyle w:val="Heading1"/>
      </w:pPr>
      <w:bookmarkStart w:id="301" w:name="_Toc117270964"/>
      <w:r>
        <w:lastRenderedPageBreak/>
        <w:t>Results</w:t>
      </w:r>
      <w:bookmarkEnd w:id="301"/>
    </w:p>
    <w:p w14:paraId="4C1EE6FB" w14:textId="374ED13E" w:rsidR="00073364" w:rsidRDefault="00073364" w:rsidP="00073364">
      <w:pPr>
        <w:pStyle w:val="Heading2"/>
      </w:pPr>
      <w:bookmarkStart w:id="302" w:name="_Toc117270965"/>
      <w:r>
        <w:t>Capital</w:t>
      </w:r>
      <w:r w:rsidR="00BB01B6">
        <w:t xml:space="preserve"> expenditure</w:t>
      </w:r>
      <w:bookmarkEnd w:id="302"/>
    </w:p>
    <w:p w14:paraId="575E7DC6" w14:textId="0C8ECFC3" w:rsidR="002C1FA5" w:rsidRDefault="00073364" w:rsidP="002C1FA5">
      <w:pPr>
        <w:pStyle w:val="Heading2"/>
      </w:pPr>
      <w:bookmarkStart w:id="303" w:name="_Toc117270966"/>
      <w:r>
        <w:t>Operational plannin</w:t>
      </w:r>
      <w:r w:rsidR="00FF1CD3">
        <w:t>g</w:t>
      </w:r>
      <w:bookmarkEnd w:id="303"/>
    </w:p>
    <w:p w14:paraId="3485C7CA" w14:textId="721D7446" w:rsidR="002C1FA5" w:rsidRDefault="002C1FA5" w:rsidP="002C1FA5">
      <w:pPr>
        <w:pStyle w:val="Heading1"/>
      </w:pPr>
      <w:bookmarkStart w:id="304" w:name="_Toc117270967"/>
      <w:r>
        <w:t>Recommendations for future work</w:t>
      </w:r>
      <w:bookmarkEnd w:id="304"/>
    </w:p>
    <w:p w14:paraId="6F02915F" w14:textId="538D89F3" w:rsidR="00CD5EF4" w:rsidRDefault="00B20529" w:rsidP="00CD5EF4">
      <w:pPr>
        <w:pStyle w:val="Heading2"/>
      </w:pPr>
      <w:bookmarkStart w:id="305" w:name="_Toc117270968"/>
      <w:r>
        <w:t>Skip-level data</w:t>
      </w:r>
      <w:bookmarkEnd w:id="305"/>
    </w:p>
    <w:p w14:paraId="77F222F7" w14:textId="77D34398" w:rsidR="00F0642D" w:rsidRPr="00F0642D" w:rsidRDefault="00843BA4" w:rsidP="00B74143">
      <w:pPr>
        <w:pStyle w:val="ListParagraph"/>
        <w:numPr>
          <w:ilvl w:val="0"/>
          <w:numId w:val="11"/>
        </w:numPr>
      </w:pPr>
      <w:r w:rsidRPr="000120C7">
        <w:rPr>
          <w:b/>
          <w:bCs/>
        </w:rPr>
        <w:t xml:space="preserve">More complete </w:t>
      </w:r>
      <w:r w:rsidR="00F0642D" w:rsidRPr="000120C7">
        <w:rPr>
          <w:b/>
          <w:bCs/>
        </w:rPr>
        <w:t>data</w:t>
      </w:r>
      <w:r w:rsidR="00F0642D">
        <w:t>, with a more robust scale, two measurement</w:t>
      </w:r>
      <w:r w:rsidR="00E7734D">
        <w:t>s</w:t>
      </w:r>
      <w:r w:rsidR="00F0642D">
        <w:t xml:space="preserve"> per day and a more spatially </w:t>
      </w:r>
      <w:r w:rsidR="005C6C95">
        <w:t xml:space="preserve">and categorically </w:t>
      </w:r>
      <w:r w:rsidR="00F0642D">
        <w:t xml:space="preserve">representative </w:t>
      </w:r>
      <w:r w:rsidR="00C852D9">
        <w:t>set</w:t>
      </w:r>
      <w:r>
        <w:t xml:space="preserve"> of skips</w:t>
      </w:r>
      <w:r w:rsidR="00B74143">
        <w:t xml:space="preserve">. </w:t>
      </w:r>
    </w:p>
    <w:p w14:paraId="3BFB2625" w14:textId="68D523E7" w:rsidR="00B20529" w:rsidRDefault="00B20529" w:rsidP="00B20529">
      <w:pPr>
        <w:pStyle w:val="Heading2"/>
      </w:pPr>
      <w:bookmarkStart w:id="306" w:name="_Toc117270969"/>
      <w:r>
        <w:t>Current</w:t>
      </w:r>
      <w:r w:rsidR="00756C0E">
        <w:t xml:space="preserve"> organizational and operational </w:t>
      </w:r>
      <w:r w:rsidR="00D806C1">
        <w:t>state</w:t>
      </w:r>
      <w:bookmarkEnd w:id="306"/>
    </w:p>
    <w:p w14:paraId="207279A9" w14:textId="6A7161DE" w:rsidR="00C605E7" w:rsidRDefault="00C605E7" w:rsidP="00356D82">
      <w:pPr>
        <w:pStyle w:val="ListParagraph"/>
        <w:numPr>
          <w:ilvl w:val="0"/>
          <w:numId w:val="11"/>
        </w:numPr>
      </w:pPr>
      <w:r>
        <w:t>Current operational protocols</w:t>
      </w:r>
    </w:p>
    <w:p w14:paraId="53CF4E60" w14:textId="10A18B87" w:rsidR="00356D82" w:rsidRDefault="00EC1A0B" w:rsidP="00356D82">
      <w:pPr>
        <w:pStyle w:val="ListParagraph"/>
        <w:numPr>
          <w:ilvl w:val="0"/>
          <w:numId w:val="11"/>
        </w:numPr>
      </w:pPr>
      <w:r>
        <w:t>More specific constraints</w:t>
      </w:r>
    </w:p>
    <w:p w14:paraId="13AE0C7F" w14:textId="381F9321" w:rsidR="00EC1A0B" w:rsidRDefault="00EC1A0B" w:rsidP="00356D82">
      <w:pPr>
        <w:pStyle w:val="ListParagraph"/>
        <w:numPr>
          <w:ilvl w:val="0"/>
          <w:numId w:val="11"/>
        </w:numPr>
      </w:pPr>
      <w:r>
        <w:t>Accurate costs analysis</w:t>
      </w:r>
    </w:p>
    <w:p w14:paraId="3054B6F7" w14:textId="77777777" w:rsidR="00F4687B" w:rsidRDefault="00706B7B" w:rsidP="00F4687B">
      <w:pPr>
        <w:pStyle w:val="ListParagraph"/>
        <w:numPr>
          <w:ilvl w:val="0"/>
          <w:numId w:val="11"/>
        </w:numPr>
      </w:pPr>
      <w:r>
        <w:t xml:space="preserve">Measured time of travel between </w:t>
      </w:r>
      <w:r w:rsidR="00C1164F">
        <w:t>skips</w:t>
      </w:r>
    </w:p>
    <w:p w14:paraId="14AFE536" w14:textId="27EC6FDD" w:rsidR="00B5369F" w:rsidRPr="00D806C1" w:rsidRDefault="00F4687B" w:rsidP="00F4687B">
      <w:pPr>
        <w:pStyle w:val="ListParagraph"/>
        <w:numPr>
          <w:ilvl w:val="0"/>
          <w:numId w:val="11"/>
        </w:numPr>
      </w:pPr>
      <w:r>
        <w:t>S</w:t>
      </w:r>
      <w:r w:rsidR="006F0CB5">
        <w:t>takeholder analysis</w:t>
      </w:r>
    </w:p>
    <w:p w14:paraId="04E0A067" w14:textId="1DFD2F30" w:rsidR="00A01443" w:rsidRDefault="00A96E4C" w:rsidP="00981814">
      <w:pPr>
        <w:pStyle w:val="Heading1"/>
      </w:pPr>
      <w:bookmarkStart w:id="307" w:name="_Toc117270970"/>
      <w:r>
        <w:t>References</w:t>
      </w:r>
      <w:bookmarkEnd w:id="307"/>
    </w:p>
    <w:p w14:paraId="38F077EA" w14:textId="22DF190C" w:rsidR="00A01443" w:rsidRDefault="00A96E4C" w:rsidP="00520A43">
      <w:pPr>
        <w:jc w:val="both"/>
        <w:rPr>
          <w:rFonts w:ascii="Times New Roman" w:eastAsia="Times New Roman" w:hAnsi="Times New Roman" w:cs="Times New Roman"/>
          <w:color w:val="000000"/>
          <w:sz w:val="24"/>
          <w:szCs w:val="24"/>
        </w:rPr>
      </w:pPr>
      <w:r>
        <w:tab/>
      </w:r>
    </w:p>
    <w:p w14:paraId="63D0AE16" w14:textId="0AB50935" w:rsidR="00520A43" w:rsidRPr="00520A43" w:rsidRDefault="00520A43" w:rsidP="004C6268">
      <w:pPr>
        <w:pStyle w:val="Bibliography"/>
        <w:rPr>
          <w:rFonts w:ascii="Times New Roman" w:eastAsia="Times New Roman" w:hAnsi="Times New Roman" w:cs="Times New Roman"/>
          <w:color w:val="000000"/>
          <w:sz w:val="24"/>
          <w:szCs w:val="24"/>
        </w:rPr>
      </w:pPr>
      <w:r>
        <w:rPr>
          <w:rFonts w:eastAsia="Times New Roman"/>
          <w:color w:val="000000"/>
        </w:rPr>
        <w:fldChar w:fldCharType="begin"/>
      </w:r>
      <w:r w:rsidR="008F7A1B">
        <w:rPr>
          <w:rFonts w:eastAsia="Times New Roman"/>
          <w:color w:val="000000"/>
        </w:rPr>
        <w:instrText xml:space="preserve"> ADDIN ZOTERO_BIBL {"uncited":[],"omitted":[],"custom":[]} CSL_BIBLIOGRAPHY </w:instrText>
      </w:r>
      <w:r w:rsidR="00000000">
        <w:rPr>
          <w:rFonts w:eastAsia="Times New Roman"/>
          <w:color w:val="000000"/>
        </w:rPr>
        <w:fldChar w:fldCharType="separate"/>
      </w:r>
      <w:r>
        <w:rPr>
          <w:rFonts w:ascii="Times New Roman" w:eastAsia="Times New Roman" w:hAnsi="Times New Roman" w:cs="Times New Roman"/>
          <w:color w:val="000000"/>
          <w:sz w:val="24"/>
          <w:szCs w:val="24"/>
        </w:rPr>
        <w:fldChar w:fldCharType="end"/>
      </w:r>
    </w:p>
    <w:sectPr w:rsidR="00520A43" w:rsidRPr="00520A43">
      <w:pgSz w:w="11906" w:h="16838"/>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Tilley  Elizabeth" w:date="2022-10-24T15:18:00Z" w:initials="TE">
    <w:p w14:paraId="5BB918C9" w14:textId="77777777" w:rsidR="00E320B3" w:rsidRDefault="00E320B3" w:rsidP="000F069E">
      <w:r>
        <w:rPr>
          <w:rStyle w:val="CommentReference"/>
        </w:rPr>
        <w:annotationRef/>
      </w:r>
      <w:r>
        <w:rPr>
          <w:sz w:val="20"/>
          <w:szCs w:val="20"/>
        </w:rPr>
        <w:t xml:space="preserve">The “justification” should reflect the research gap:  why do you need to do this.  What is the gap in the literature that you are filling?  Why hasn’t someone done this before? And what are you adding to the conversation. </w:t>
      </w:r>
    </w:p>
  </w:comment>
  <w:comment w:id="6" w:author="Tilley  Elizabeth" w:date="2022-10-24T15:19:00Z" w:initials="TE">
    <w:p w14:paraId="353B1557" w14:textId="77777777" w:rsidR="00E320B3" w:rsidRDefault="00E320B3" w:rsidP="008C336C">
      <w:r>
        <w:rPr>
          <w:rStyle w:val="CommentReference"/>
        </w:rPr>
        <w:annotationRef/>
      </w:r>
      <w:r>
        <w:rPr>
          <w:sz w:val="20"/>
          <w:szCs w:val="20"/>
        </w:rPr>
        <w:t xml:space="preserve">Your research questions need to be able to stand alone and be understandable, even if it seems obvious to you.  So think about re-wording these a bit so that each one is clear and whole on its own.  Also, break apart RQ2 so that there is only 1 question per RQ.  </w:t>
      </w:r>
    </w:p>
  </w:comment>
  <w:comment w:id="8" w:author="Tilley  Elizabeth" w:date="2022-10-24T15:27:00Z" w:initials="TE">
    <w:p w14:paraId="09A99842" w14:textId="77777777" w:rsidR="00E320B3" w:rsidRDefault="00E320B3" w:rsidP="005A1405">
      <w:r>
        <w:rPr>
          <w:rStyle w:val="CommentReference"/>
        </w:rPr>
        <w:annotationRef/>
      </w:r>
      <w:r>
        <w:rPr>
          <w:sz w:val="20"/>
          <w:szCs w:val="20"/>
        </w:rPr>
        <w:t xml:space="preserve">Typically, the second section would be called “Methods” and would include sub-sections on the data (source and type), the analysis (procedure and assumptions), etc.  Under this main heading, just give a short overview of what you are going to present in general terms and then provide the details further on (as you’ve mostly done). </w:t>
      </w:r>
    </w:p>
  </w:comment>
  <w:comment w:id="17" w:author="Tilley  Elizabeth" w:date="2022-10-24T15:23:00Z" w:initials="TE">
    <w:p w14:paraId="429C52D4" w14:textId="772A72DE" w:rsidR="00E320B3" w:rsidRDefault="00E320B3" w:rsidP="009357BE">
      <w:r>
        <w:rPr>
          <w:rStyle w:val="CommentReference"/>
        </w:rPr>
        <w:annotationRef/>
      </w:r>
      <w:r>
        <w:rPr>
          <w:sz w:val="20"/>
          <w:szCs w:val="20"/>
        </w:rPr>
        <w:t>I don’t get this ;-/</w:t>
      </w:r>
    </w:p>
  </w:comment>
  <w:comment w:id="20" w:author="Tilley  Elizabeth" w:date="2022-10-24T15:30:00Z" w:initials="TE">
    <w:p w14:paraId="466F62DB" w14:textId="77777777" w:rsidR="000103FA" w:rsidRDefault="000103FA" w:rsidP="00D24B2F">
      <w:r>
        <w:rPr>
          <w:rStyle w:val="CommentReference"/>
        </w:rPr>
        <w:annotationRef/>
      </w:r>
      <w:r>
        <w:rPr>
          <w:sz w:val="20"/>
          <w:szCs w:val="20"/>
        </w:rPr>
        <w:t>You can modify them slightly so that more than 1 is in the same general area.  Would that work?</w:t>
      </w:r>
    </w:p>
  </w:comment>
  <w:comment w:id="21" w:author="Tilley  Elizabeth" w:date="2022-10-24T15:31:00Z" w:initials="TE">
    <w:p w14:paraId="781CBA37" w14:textId="77777777" w:rsidR="000103FA" w:rsidRDefault="000103FA" w:rsidP="004437A6">
      <w:r>
        <w:rPr>
          <w:rStyle w:val="CommentReference"/>
        </w:rPr>
        <w:annotationRef/>
      </w:r>
      <w:r>
        <w:rPr>
          <w:sz w:val="20"/>
          <w:szCs w:val="20"/>
        </w:rPr>
        <w:t>All skips are mixed (i.e. inorganic) except for the ones with the detailed measurements at the markets</w:t>
      </w:r>
    </w:p>
  </w:comment>
  <w:comment w:id="26" w:author="Tilley  Elizabeth" w:date="2022-10-24T15:33:00Z" w:initials="TE">
    <w:p w14:paraId="777C1F86" w14:textId="77777777" w:rsidR="000103FA" w:rsidRDefault="000103FA" w:rsidP="00A105A7">
      <w:r>
        <w:rPr>
          <w:rStyle w:val="CommentReference"/>
        </w:rPr>
        <w:annotationRef/>
      </w:r>
      <w:r>
        <w:rPr>
          <w:sz w:val="20"/>
          <w:szCs w:val="20"/>
        </w:rPr>
        <w:t xml:space="preserve">It was mostly successful!  And the composting facility is in use.  The organics were taken to the composting facility, but we had to pay a company to take them, so they sat/filled up a little longer.  The City was responsible for taking the inorganics to the dump and they just had too many to service, so the skips also overflowed.  In summary, both types of skips overflowed, but for different reasons. </w:t>
      </w:r>
    </w:p>
  </w:comment>
  <w:comment w:id="28" w:author="Tilley  Elizabeth" w:date="2022-10-24T15:34:00Z" w:initials="TE">
    <w:p w14:paraId="61917D6C" w14:textId="77777777" w:rsidR="000103FA" w:rsidRDefault="000103FA" w:rsidP="00863CF3">
      <w:r>
        <w:rPr>
          <w:rStyle w:val="CommentReference"/>
        </w:rPr>
        <w:annotationRef/>
      </w:r>
      <w:r>
        <w:rPr>
          <w:sz w:val="20"/>
          <w:szCs w:val="20"/>
        </w:rPr>
        <w:t>I’m not sure why this one has so few data points, but if the data is so poor, maybe just leave it out</w:t>
      </w:r>
    </w:p>
  </w:comment>
  <w:comment w:id="32" w:author="Tilley  Elizabeth" w:date="2022-10-24T15:36:00Z" w:initials="TE">
    <w:p w14:paraId="64FC983D" w14:textId="77777777" w:rsidR="000103FA" w:rsidRDefault="000103FA" w:rsidP="002D15A7">
      <w:r>
        <w:rPr>
          <w:rStyle w:val="CommentReference"/>
        </w:rPr>
        <w:annotationRef/>
      </w:r>
      <w:r>
        <w:rPr>
          <w:sz w:val="20"/>
          <w:szCs w:val="20"/>
        </w:rPr>
        <w:t>This would be a good place to put in your “Data analysis” sub-heading to explain how you are going to analyse the complicated data that you just introduced</w:t>
      </w:r>
    </w:p>
  </w:comment>
  <w:comment w:id="35" w:author="Tilley  Elizabeth" w:date="2022-10-24T15:40:00Z" w:initials="TE">
    <w:p w14:paraId="300CA948" w14:textId="77777777" w:rsidR="009546DB" w:rsidRDefault="009546DB" w:rsidP="00BF69C4">
      <w:r>
        <w:rPr>
          <w:rStyle w:val="CommentReference"/>
        </w:rPr>
        <w:annotationRef/>
      </w:r>
      <w:r>
        <w:rPr>
          <w:sz w:val="20"/>
          <w:szCs w:val="20"/>
        </w:rPr>
        <w:t>I’m a bit confused about this “spike” concept</w:t>
      </w:r>
    </w:p>
  </w:comment>
  <w:comment w:id="36" w:author="Tilley  Elizabeth" w:date="2022-10-24T15:38:00Z" w:initials="TE">
    <w:p w14:paraId="11919421" w14:textId="32F53C43" w:rsidR="009546DB" w:rsidRDefault="009546DB" w:rsidP="00A352CB">
      <w:r>
        <w:rPr>
          <w:rStyle w:val="CommentReference"/>
        </w:rPr>
        <w:annotationRef/>
      </w:r>
      <w:r>
        <w:rPr>
          <w:sz w:val="20"/>
          <w:szCs w:val="20"/>
        </w:rPr>
        <w:t>That would mean 3 days at a constant value?</w:t>
      </w:r>
    </w:p>
  </w:comment>
  <w:comment w:id="37" w:author="Tilley  Elizabeth" w:date="2022-10-24T15:48:00Z" w:initials="TE">
    <w:p w14:paraId="3E1EDCF1" w14:textId="77777777" w:rsidR="006F7A18" w:rsidRDefault="006F7A18" w:rsidP="00837BC3">
      <w:r>
        <w:rPr>
          <w:rStyle w:val="CommentReference"/>
        </w:rPr>
        <w:annotationRef/>
      </w:r>
      <w:r>
        <w:rPr>
          <w:sz w:val="20"/>
          <w:szCs w:val="20"/>
        </w:rPr>
        <w:t>It would be good to add mini “screen shots” to highlight what exactly it is your describing:  Figure 2 has a lot of data in it, so pointing the reader to the right spot will be important</w:t>
      </w:r>
    </w:p>
  </w:comment>
  <w:comment w:id="40" w:author="Tilley  Elizabeth" w:date="2022-10-24T15:49:00Z" w:initials="TE">
    <w:p w14:paraId="1ECFF890" w14:textId="77777777" w:rsidR="006F7A18" w:rsidRDefault="006F7A18" w:rsidP="00473F62">
      <w:r>
        <w:rPr>
          <w:rStyle w:val="CommentReference"/>
        </w:rPr>
        <w:annotationRef/>
      </w:r>
      <w:r>
        <w:rPr>
          <w:sz w:val="20"/>
          <w:szCs w:val="20"/>
        </w:rPr>
        <w:t>This sounds like it should go under “Results”</w:t>
      </w:r>
    </w:p>
  </w:comment>
  <w:comment w:id="41" w:author="Tilley  Elizabeth" w:date="2022-10-24T15:51:00Z" w:initials="TE">
    <w:p w14:paraId="7EE1C4A2" w14:textId="77777777" w:rsidR="006F7A18" w:rsidRDefault="006F7A18" w:rsidP="001C1D38">
      <w:r>
        <w:rPr>
          <w:rStyle w:val="CommentReference"/>
        </w:rPr>
        <w:annotationRef/>
      </w:r>
      <w:r>
        <w:rPr>
          <w:sz w:val="20"/>
          <w:szCs w:val="20"/>
        </w:rPr>
        <w:t>Maybe it’s not results, but then to avoid confusion, give this section a header like “processed data” or something similar</w:t>
      </w:r>
    </w:p>
  </w:comment>
  <w:comment w:id="48" w:author="Tilley  Elizabeth" w:date="2022-10-24T15:53:00Z" w:initials="TE">
    <w:p w14:paraId="38CD700B" w14:textId="77777777" w:rsidR="006F7A18" w:rsidRDefault="006F7A18" w:rsidP="00F94F0F">
      <w:r>
        <w:rPr>
          <w:rStyle w:val="CommentReference"/>
        </w:rPr>
        <w:annotationRef/>
      </w:r>
      <w:r>
        <w:rPr>
          <w:sz w:val="20"/>
          <w:szCs w:val="20"/>
        </w:rPr>
        <w:t>Make sure the names are always in quotation marks “Bangwe inorganic 1” or Bangwe_inorganic_1 or with the underscores- otherwise it is hard to read, or it reads improperly</w:t>
      </w:r>
    </w:p>
  </w:comment>
  <w:comment w:id="51" w:author="Tilley  Elizabeth" w:date="2022-10-24T15:55:00Z" w:initials="TE">
    <w:p w14:paraId="2EE8CBE7" w14:textId="77777777" w:rsidR="006F7A18" w:rsidRDefault="006F7A18" w:rsidP="00A2595B">
      <w:r>
        <w:rPr>
          <w:rStyle w:val="CommentReference"/>
        </w:rPr>
        <w:annotationRef/>
      </w:r>
      <w:r>
        <w:rPr>
          <w:sz w:val="20"/>
          <w:szCs w:val="20"/>
        </w:rPr>
        <w:t xml:space="preserve">Make sure you explain what each of the variables in the table means and how you calculated them. Be consistent in your significant digits. </w:t>
      </w:r>
    </w:p>
  </w:comment>
  <w:comment w:id="85" w:author="Tilley  Elizabeth" w:date="2022-10-24T15:58:00Z" w:initials="TE">
    <w:p w14:paraId="427A737C" w14:textId="77777777" w:rsidR="009C1CF4" w:rsidRDefault="009C1CF4" w:rsidP="00906FDD">
      <w:r>
        <w:rPr>
          <w:rStyle w:val="CommentReference"/>
        </w:rPr>
        <w:annotationRef/>
      </w:r>
      <w:r>
        <w:rPr>
          <w:sz w:val="20"/>
          <w:szCs w:val="20"/>
        </w:rPr>
        <w:t>If this skip has no data, leave it out- it just adds confusion to the table</w:t>
      </w:r>
    </w:p>
  </w:comment>
  <w:comment w:id="91" w:author="Tilley  Elizabeth" w:date="2022-10-24T15:59:00Z" w:initials="TE">
    <w:p w14:paraId="72F9DB39" w14:textId="77777777" w:rsidR="009C1CF4" w:rsidRDefault="009C1CF4" w:rsidP="002E53D5">
      <w:r>
        <w:rPr>
          <w:rStyle w:val="CommentReference"/>
        </w:rPr>
        <w:annotationRef/>
      </w:r>
      <w:r>
        <w:rPr>
          <w:sz w:val="20"/>
          <w:szCs w:val="20"/>
        </w:rPr>
        <w:t>What is the difference between bold and not bold?</w:t>
      </w:r>
    </w:p>
  </w:comment>
  <w:comment w:id="253" w:author="Tilley  Elizabeth" w:date="2022-10-24T15:55:00Z" w:initials="TE">
    <w:p w14:paraId="4241739D" w14:textId="5C70ECAD" w:rsidR="006F7A18" w:rsidRDefault="006F7A18" w:rsidP="00F0672A">
      <w:r>
        <w:rPr>
          <w:rStyle w:val="CommentReference"/>
        </w:rPr>
        <w:annotationRef/>
      </w:r>
      <w:r>
        <w:rPr>
          <w:sz w:val="20"/>
          <w:szCs w:val="20"/>
        </w:rPr>
        <w:t xml:space="preserve">For what?  Start out with a clear explanation of what this section is going to discuss and then get into details.  </w:t>
      </w:r>
    </w:p>
  </w:comment>
  <w:comment w:id="255" w:author="Tilley  Elizabeth" w:date="2022-10-24T16:00:00Z" w:initials="TE">
    <w:p w14:paraId="614A4B2D" w14:textId="77777777" w:rsidR="009C1CF4" w:rsidRDefault="009C1CF4" w:rsidP="000515E4">
      <w:r>
        <w:rPr>
          <w:rStyle w:val="CommentReference"/>
        </w:rPr>
        <w:annotationRef/>
      </w:r>
      <w:r>
        <w:rPr>
          <w:sz w:val="20"/>
          <w:szCs w:val="20"/>
        </w:rPr>
        <w:t>Very nice!  Just please remove the second title inside the figure</w:t>
      </w:r>
    </w:p>
  </w:comment>
  <w:comment w:id="258" w:author="Tilley  Elizabeth" w:date="2022-10-24T16:05:00Z" w:initials="TE">
    <w:p w14:paraId="35182841" w14:textId="77777777" w:rsidR="009C1CF4" w:rsidRDefault="009C1CF4" w:rsidP="000914E7">
      <w:r>
        <w:rPr>
          <w:rStyle w:val="CommentReference"/>
        </w:rPr>
        <w:annotationRef/>
      </w:r>
      <w:r>
        <w:rPr>
          <w:sz w:val="20"/>
          <w:szCs w:val="20"/>
        </w:rPr>
        <w:t>Describe the symbols after the Figure title for quick reference</w:t>
      </w:r>
    </w:p>
  </w:comment>
  <w:comment w:id="264" w:author="Tilley  Elizabeth" w:date="2022-10-24T16:18:00Z" w:initials="TE">
    <w:p w14:paraId="61DDC2B9" w14:textId="77777777" w:rsidR="00B6570F" w:rsidRDefault="00B6570F" w:rsidP="005D1ACC">
      <w:r>
        <w:rPr>
          <w:rStyle w:val="CommentReference"/>
        </w:rPr>
        <w:annotationRef/>
      </w:r>
      <w:r>
        <w:rPr>
          <w:sz w:val="20"/>
          <w:szCs w:val="20"/>
        </w:rPr>
        <w:t xml:space="preserve">All of the organics should have gone to the composting facility.  Only the inorganic should have come to Mzedi.  However, the mismatch might be also attributed to a) some of the organics going to the dump when they weren’t supposed to or b) some of the “spikes” that you took out.  </w:t>
      </w:r>
    </w:p>
  </w:comment>
  <w:comment w:id="266" w:author="Tilley  Elizabeth" w:date="2022-10-24T16:19:00Z" w:initials="TE">
    <w:p w14:paraId="5F707835" w14:textId="77777777" w:rsidR="00B6570F" w:rsidRDefault="00B6570F" w:rsidP="00CA2C19">
      <w:r>
        <w:rPr>
          <w:rStyle w:val="CommentReference"/>
        </w:rPr>
        <w:annotationRef/>
      </w:r>
      <w:r>
        <w:rPr>
          <w:sz w:val="20"/>
          <w:szCs w:val="20"/>
        </w:rPr>
        <w:t xml:space="preserve">For example here, there are 39 ramps from the inorganic and 43 arrivals, so probably 4 of the organics which were supposed to go to composting, actually sent to the dump.  </w:t>
      </w:r>
    </w:p>
  </w:comment>
  <w:comment w:id="289" w:author="Tilley  Elizabeth" w:date="2022-10-24T16:21:00Z" w:initials="TE">
    <w:p w14:paraId="08F25812" w14:textId="77777777" w:rsidR="00B6570F" w:rsidRDefault="00B6570F" w:rsidP="00C329B3">
      <w:r>
        <w:rPr>
          <w:rStyle w:val="CommentReference"/>
        </w:rPr>
        <w:annotationRef/>
      </w:r>
      <w:r>
        <w:rPr>
          <w:sz w:val="20"/>
          <w:szCs w:val="20"/>
        </w:rPr>
        <w:t>As above, none of the organics should have come here</w:t>
      </w:r>
    </w:p>
  </w:comment>
  <w:comment w:id="295" w:author="Tilley  Elizabeth" w:date="2022-10-24T16:23:00Z" w:initials="TE">
    <w:p w14:paraId="7B1EB858" w14:textId="77777777" w:rsidR="007C5E8A" w:rsidRDefault="007C5E8A" w:rsidP="008666E1">
      <w:r>
        <w:rPr>
          <w:rStyle w:val="CommentReference"/>
        </w:rPr>
        <w:annotationRef/>
      </w:r>
      <w:r>
        <w:rPr>
          <w:sz w:val="20"/>
          <w:szCs w:val="20"/>
        </w:rPr>
        <w:t>Or Saturday</w:t>
      </w:r>
    </w:p>
  </w:comment>
  <w:comment w:id="296" w:author="Tilley  Elizabeth" w:date="2022-10-24T16:24:00Z" w:initials="TE">
    <w:p w14:paraId="53994999" w14:textId="77777777" w:rsidR="007C5E8A" w:rsidRDefault="007C5E8A" w:rsidP="00360BFB">
      <w:r>
        <w:rPr>
          <w:rStyle w:val="CommentReference"/>
        </w:rPr>
        <w:annotationRef/>
      </w:r>
      <w:r>
        <w:rPr>
          <w:sz w:val="20"/>
          <w:szCs w:val="20"/>
        </w:rPr>
        <w:t>How do you calculate an overflowing cost?  I would say that in the model there just can’t be any overflowing:  that is a strict control variable.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B918C9" w15:done="0"/>
  <w15:commentEx w15:paraId="353B1557" w15:done="0"/>
  <w15:commentEx w15:paraId="09A99842" w15:done="0"/>
  <w15:commentEx w15:paraId="429C52D4" w15:done="0"/>
  <w15:commentEx w15:paraId="466F62DB" w15:done="0"/>
  <w15:commentEx w15:paraId="781CBA37" w15:done="0"/>
  <w15:commentEx w15:paraId="777C1F86" w15:done="0"/>
  <w15:commentEx w15:paraId="61917D6C" w15:done="0"/>
  <w15:commentEx w15:paraId="64FC983D" w15:done="0"/>
  <w15:commentEx w15:paraId="300CA948" w15:done="0"/>
  <w15:commentEx w15:paraId="11919421" w15:done="0"/>
  <w15:commentEx w15:paraId="3E1EDCF1" w15:done="0"/>
  <w15:commentEx w15:paraId="1ECFF890" w15:done="0"/>
  <w15:commentEx w15:paraId="7EE1C4A2" w15:paraIdParent="1ECFF890" w15:done="0"/>
  <w15:commentEx w15:paraId="38CD700B" w15:done="0"/>
  <w15:commentEx w15:paraId="2EE8CBE7" w15:done="0"/>
  <w15:commentEx w15:paraId="427A737C" w15:done="0"/>
  <w15:commentEx w15:paraId="72F9DB39" w15:done="0"/>
  <w15:commentEx w15:paraId="4241739D" w15:done="0"/>
  <w15:commentEx w15:paraId="614A4B2D" w15:done="0"/>
  <w15:commentEx w15:paraId="35182841" w15:done="0"/>
  <w15:commentEx w15:paraId="61DDC2B9" w15:done="0"/>
  <w15:commentEx w15:paraId="5F707835" w15:done="0"/>
  <w15:commentEx w15:paraId="08F25812" w15:done="0"/>
  <w15:commentEx w15:paraId="7B1EB858" w15:done="0"/>
  <w15:commentEx w15:paraId="539949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12B31" w16cex:dateUtc="2022-10-24T13:18:00Z"/>
  <w16cex:commentExtensible w16cex:durableId="27012B97" w16cex:dateUtc="2022-10-24T13:19:00Z"/>
  <w16cex:commentExtensible w16cex:durableId="27012D59" w16cex:dateUtc="2022-10-24T13:27:00Z"/>
  <w16cex:commentExtensible w16cex:durableId="27012C88" w16cex:dateUtc="2022-10-24T13:23:00Z"/>
  <w16cex:commentExtensible w16cex:durableId="27012E13" w16cex:dateUtc="2022-10-24T13:30:00Z"/>
  <w16cex:commentExtensible w16cex:durableId="27012E3B" w16cex:dateUtc="2022-10-24T13:31:00Z"/>
  <w16cex:commentExtensible w16cex:durableId="27012EDE" w16cex:dateUtc="2022-10-24T13:33:00Z"/>
  <w16cex:commentExtensible w16cex:durableId="27012F1B" w16cex:dateUtc="2022-10-24T13:34:00Z"/>
  <w16cex:commentExtensible w16cex:durableId="27012F78" w16cex:dateUtc="2022-10-24T13:36:00Z"/>
  <w16cex:commentExtensible w16cex:durableId="27013063" w16cex:dateUtc="2022-10-24T13:40:00Z"/>
  <w16cex:commentExtensible w16cex:durableId="27013013" w16cex:dateUtc="2022-10-24T13:38:00Z"/>
  <w16cex:commentExtensible w16cex:durableId="27013243" w16cex:dateUtc="2022-10-24T13:48:00Z"/>
  <w16cex:commentExtensible w16cex:durableId="2701329B" w16cex:dateUtc="2022-10-24T13:49:00Z"/>
  <w16cex:commentExtensible w16cex:durableId="270132F5" w16cex:dateUtc="2022-10-24T13:51:00Z"/>
  <w16cex:commentExtensible w16cex:durableId="2701338B" w16cex:dateUtc="2022-10-24T13:53:00Z"/>
  <w16cex:commentExtensible w16cex:durableId="270133E2" w16cex:dateUtc="2022-10-24T13:55:00Z"/>
  <w16cex:commentExtensible w16cex:durableId="270134C1" w16cex:dateUtc="2022-10-24T13:58:00Z"/>
  <w16cex:commentExtensible w16cex:durableId="270134D2" w16cex:dateUtc="2022-10-24T13:59:00Z"/>
  <w16cex:commentExtensible w16cex:durableId="2701340F" w16cex:dateUtc="2022-10-24T13:55:00Z"/>
  <w16cex:commentExtensible w16cex:durableId="2701352D" w16cex:dateUtc="2022-10-24T14:00:00Z"/>
  <w16cex:commentExtensible w16cex:durableId="2701364C" w16cex:dateUtc="2022-10-24T14:05:00Z"/>
  <w16cex:commentExtensible w16cex:durableId="27013960" w16cex:dateUtc="2022-10-24T14:18:00Z"/>
  <w16cex:commentExtensible w16cex:durableId="270139AE" w16cex:dateUtc="2022-10-24T14:19:00Z"/>
  <w16cex:commentExtensible w16cex:durableId="27013A18" w16cex:dateUtc="2022-10-24T14:21:00Z"/>
  <w16cex:commentExtensible w16cex:durableId="27013A89" w16cex:dateUtc="2022-10-24T14:23:00Z"/>
  <w16cex:commentExtensible w16cex:durableId="27013AC7" w16cex:dateUtc="2022-10-24T14: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B918C9" w16cid:durableId="27012B31"/>
  <w16cid:commentId w16cid:paraId="353B1557" w16cid:durableId="27012B97"/>
  <w16cid:commentId w16cid:paraId="09A99842" w16cid:durableId="27012D59"/>
  <w16cid:commentId w16cid:paraId="429C52D4" w16cid:durableId="27012C88"/>
  <w16cid:commentId w16cid:paraId="466F62DB" w16cid:durableId="27012E13"/>
  <w16cid:commentId w16cid:paraId="781CBA37" w16cid:durableId="27012E3B"/>
  <w16cid:commentId w16cid:paraId="777C1F86" w16cid:durableId="27012EDE"/>
  <w16cid:commentId w16cid:paraId="61917D6C" w16cid:durableId="27012F1B"/>
  <w16cid:commentId w16cid:paraId="64FC983D" w16cid:durableId="27012F78"/>
  <w16cid:commentId w16cid:paraId="300CA948" w16cid:durableId="27013063"/>
  <w16cid:commentId w16cid:paraId="11919421" w16cid:durableId="27013013"/>
  <w16cid:commentId w16cid:paraId="3E1EDCF1" w16cid:durableId="27013243"/>
  <w16cid:commentId w16cid:paraId="1ECFF890" w16cid:durableId="2701329B"/>
  <w16cid:commentId w16cid:paraId="7EE1C4A2" w16cid:durableId="270132F5"/>
  <w16cid:commentId w16cid:paraId="38CD700B" w16cid:durableId="2701338B"/>
  <w16cid:commentId w16cid:paraId="2EE8CBE7" w16cid:durableId="270133E2"/>
  <w16cid:commentId w16cid:paraId="427A737C" w16cid:durableId="270134C1"/>
  <w16cid:commentId w16cid:paraId="72F9DB39" w16cid:durableId="270134D2"/>
  <w16cid:commentId w16cid:paraId="4241739D" w16cid:durableId="2701340F"/>
  <w16cid:commentId w16cid:paraId="614A4B2D" w16cid:durableId="2701352D"/>
  <w16cid:commentId w16cid:paraId="35182841" w16cid:durableId="2701364C"/>
  <w16cid:commentId w16cid:paraId="61DDC2B9" w16cid:durableId="27013960"/>
  <w16cid:commentId w16cid:paraId="5F707835" w16cid:durableId="270139AE"/>
  <w16cid:commentId w16cid:paraId="08F25812" w16cid:durableId="27013A18"/>
  <w16cid:commentId w16cid:paraId="7B1EB858" w16cid:durableId="27013A89"/>
  <w16cid:commentId w16cid:paraId="53994999" w16cid:durableId="27013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35DD5" w14:textId="77777777" w:rsidR="00E261C3" w:rsidRDefault="00E261C3">
      <w:pPr>
        <w:spacing w:after="0" w:line="240" w:lineRule="auto"/>
      </w:pPr>
      <w:r>
        <w:separator/>
      </w:r>
    </w:p>
  </w:endnote>
  <w:endnote w:type="continuationSeparator" w:id="0">
    <w:p w14:paraId="12734B63" w14:textId="77777777" w:rsidR="00E261C3" w:rsidRDefault="00E2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72DA4" w14:textId="77777777" w:rsidR="00E261C3" w:rsidRDefault="00E261C3">
      <w:pPr>
        <w:spacing w:after="0" w:line="240" w:lineRule="auto"/>
      </w:pPr>
      <w:r>
        <w:separator/>
      </w:r>
    </w:p>
  </w:footnote>
  <w:footnote w:type="continuationSeparator" w:id="0">
    <w:p w14:paraId="546E8213" w14:textId="77777777" w:rsidR="00E261C3" w:rsidRDefault="00E26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EC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19781C"/>
    <w:multiLevelType w:val="multilevel"/>
    <w:tmpl w:val="73169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21F900D2"/>
    <w:multiLevelType w:val="multilevel"/>
    <w:tmpl w:val="2A1000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43A31058"/>
    <w:multiLevelType w:val="hybridMultilevel"/>
    <w:tmpl w:val="0B88A520"/>
    <w:lvl w:ilvl="0" w:tplc="A4A4AD46">
      <w:start w:val="10"/>
      <w:numFmt w:val="bullet"/>
      <w:lvlText w:val="-"/>
      <w:lvlJc w:val="left"/>
      <w:pPr>
        <w:ind w:left="737" w:hanging="567"/>
      </w:pPr>
      <w:rPr>
        <w:rFonts w:ascii="Times" w:eastAsia="Times" w:hAnsi="Time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AB41E0E"/>
    <w:multiLevelType w:val="hybridMultilevel"/>
    <w:tmpl w:val="82E06360"/>
    <w:lvl w:ilvl="0" w:tplc="A4A4AD46">
      <w:start w:val="10"/>
      <w:numFmt w:val="bullet"/>
      <w:lvlText w:val="-"/>
      <w:lvlJc w:val="left"/>
      <w:pPr>
        <w:ind w:left="737" w:hanging="567"/>
      </w:pPr>
      <w:rPr>
        <w:rFonts w:ascii="Times" w:eastAsia="Times" w:hAnsi="Time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63046C62"/>
    <w:multiLevelType w:val="multilevel"/>
    <w:tmpl w:val="DFF07B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647D5E67"/>
    <w:multiLevelType w:val="hybridMultilevel"/>
    <w:tmpl w:val="7212BE4E"/>
    <w:lvl w:ilvl="0" w:tplc="AF4EEAC6">
      <w:start w:val="1"/>
      <w:numFmt w:val="decimal"/>
      <w:lvlText w:val="%1."/>
      <w:lvlJc w:val="left"/>
      <w:pPr>
        <w:ind w:left="720" w:hanging="360"/>
      </w:pPr>
      <w:rPr>
        <w:rFonts w:ascii="Times" w:eastAsia="Times" w:hAnsi="Times" w:cstheme="minorBidi" w:hint="default"/>
        <w:b w:val="0"/>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65397C5E"/>
    <w:multiLevelType w:val="hybridMultilevel"/>
    <w:tmpl w:val="FFEEE1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FBF3C75"/>
    <w:multiLevelType w:val="hybridMultilevel"/>
    <w:tmpl w:val="FC1C7F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771D6C22"/>
    <w:multiLevelType w:val="hybridMultilevel"/>
    <w:tmpl w:val="55D8A8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937007A"/>
    <w:multiLevelType w:val="multilevel"/>
    <w:tmpl w:val="2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7C215ED2"/>
    <w:multiLevelType w:val="hybridMultilevel"/>
    <w:tmpl w:val="94B4511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555504489">
    <w:abstractNumId w:val="10"/>
  </w:num>
  <w:num w:numId="2" w16cid:durableId="303004187">
    <w:abstractNumId w:val="5"/>
  </w:num>
  <w:num w:numId="3" w16cid:durableId="15730049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57591445">
    <w:abstractNumId w:val="6"/>
  </w:num>
  <w:num w:numId="5" w16cid:durableId="644506793">
    <w:abstractNumId w:val="8"/>
  </w:num>
  <w:num w:numId="6" w16cid:durableId="662586854">
    <w:abstractNumId w:val="0"/>
  </w:num>
  <w:num w:numId="7" w16cid:durableId="1795754817">
    <w:abstractNumId w:val="1"/>
  </w:num>
  <w:num w:numId="8" w16cid:durableId="1464351772">
    <w:abstractNumId w:val="2"/>
  </w:num>
  <w:num w:numId="9" w16cid:durableId="1743258215">
    <w:abstractNumId w:val="11"/>
  </w:num>
  <w:num w:numId="10" w16cid:durableId="1317301441">
    <w:abstractNumId w:val="7"/>
  </w:num>
  <w:num w:numId="11" w16cid:durableId="2094012836">
    <w:abstractNumId w:val="3"/>
  </w:num>
  <w:num w:numId="12" w16cid:durableId="2064060245">
    <w:abstractNumId w:val="4"/>
  </w:num>
  <w:num w:numId="13" w16cid:durableId="112238533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lley  Elizabeth">
    <w15:presenceInfo w15:providerId="AD" w15:userId="S::tilleye@ethz.ch::ad2647fc-1fbc-4bba-8fd2-c56e4f6cb2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443"/>
    <w:rsid w:val="0000260E"/>
    <w:rsid w:val="000103FA"/>
    <w:rsid w:val="00011729"/>
    <w:rsid w:val="00011C88"/>
    <w:rsid w:val="000120C7"/>
    <w:rsid w:val="00012E1A"/>
    <w:rsid w:val="00015C15"/>
    <w:rsid w:val="000161C5"/>
    <w:rsid w:val="00021068"/>
    <w:rsid w:val="000371E7"/>
    <w:rsid w:val="00046ACB"/>
    <w:rsid w:val="00051D95"/>
    <w:rsid w:val="000520A4"/>
    <w:rsid w:val="00052288"/>
    <w:rsid w:val="0005431C"/>
    <w:rsid w:val="00055BD3"/>
    <w:rsid w:val="00064E13"/>
    <w:rsid w:val="00064F3C"/>
    <w:rsid w:val="00072436"/>
    <w:rsid w:val="00072CD6"/>
    <w:rsid w:val="00073364"/>
    <w:rsid w:val="000768D2"/>
    <w:rsid w:val="000800EA"/>
    <w:rsid w:val="00084009"/>
    <w:rsid w:val="00091165"/>
    <w:rsid w:val="00092122"/>
    <w:rsid w:val="00094516"/>
    <w:rsid w:val="00094DA8"/>
    <w:rsid w:val="000959CA"/>
    <w:rsid w:val="000A096A"/>
    <w:rsid w:val="000A28B4"/>
    <w:rsid w:val="000A4022"/>
    <w:rsid w:val="000A62F6"/>
    <w:rsid w:val="000B23F5"/>
    <w:rsid w:val="000B67FE"/>
    <w:rsid w:val="000C452A"/>
    <w:rsid w:val="000C4C38"/>
    <w:rsid w:val="000D00B7"/>
    <w:rsid w:val="000D05E4"/>
    <w:rsid w:val="000E152C"/>
    <w:rsid w:val="000E2A52"/>
    <w:rsid w:val="000E4023"/>
    <w:rsid w:val="000E5B34"/>
    <w:rsid w:val="000E678C"/>
    <w:rsid w:val="000F3E52"/>
    <w:rsid w:val="000F4C71"/>
    <w:rsid w:val="001017A6"/>
    <w:rsid w:val="0010588D"/>
    <w:rsid w:val="00106BE9"/>
    <w:rsid w:val="00110042"/>
    <w:rsid w:val="001104B8"/>
    <w:rsid w:val="001127D6"/>
    <w:rsid w:val="001140D6"/>
    <w:rsid w:val="00117FA2"/>
    <w:rsid w:val="001327DF"/>
    <w:rsid w:val="00135FBF"/>
    <w:rsid w:val="00136F31"/>
    <w:rsid w:val="001506FD"/>
    <w:rsid w:val="00153574"/>
    <w:rsid w:val="00154877"/>
    <w:rsid w:val="00160A2B"/>
    <w:rsid w:val="001661C0"/>
    <w:rsid w:val="00166373"/>
    <w:rsid w:val="00166550"/>
    <w:rsid w:val="0017227B"/>
    <w:rsid w:val="00174DD9"/>
    <w:rsid w:val="001753A5"/>
    <w:rsid w:val="001773EA"/>
    <w:rsid w:val="00186321"/>
    <w:rsid w:val="00191755"/>
    <w:rsid w:val="001920DE"/>
    <w:rsid w:val="00193E82"/>
    <w:rsid w:val="00197922"/>
    <w:rsid w:val="001A4B56"/>
    <w:rsid w:val="001A5900"/>
    <w:rsid w:val="001A7653"/>
    <w:rsid w:val="001B09BF"/>
    <w:rsid w:val="001B1D2C"/>
    <w:rsid w:val="001C4BF5"/>
    <w:rsid w:val="001D21AE"/>
    <w:rsid w:val="001D4902"/>
    <w:rsid w:val="001E0B67"/>
    <w:rsid w:val="001F04B3"/>
    <w:rsid w:val="001F4CD9"/>
    <w:rsid w:val="0020544F"/>
    <w:rsid w:val="00206533"/>
    <w:rsid w:val="00207336"/>
    <w:rsid w:val="002133B5"/>
    <w:rsid w:val="00213E62"/>
    <w:rsid w:val="00214009"/>
    <w:rsid w:val="002143A8"/>
    <w:rsid w:val="00215756"/>
    <w:rsid w:val="00220B1C"/>
    <w:rsid w:val="00221EC4"/>
    <w:rsid w:val="00225947"/>
    <w:rsid w:val="00237A2E"/>
    <w:rsid w:val="0024161C"/>
    <w:rsid w:val="00241871"/>
    <w:rsid w:val="00251CF8"/>
    <w:rsid w:val="00254DF0"/>
    <w:rsid w:val="00256887"/>
    <w:rsid w:val="00256971"/>
    <w:rsid w:val="0026004E"/>
    <w:rsid w:val="00260F3F"/>
    <w:rsid w:val="00266191"/>
    <w:rsid w:val="00273A33"/>
    <w:rsid w:val="00274871"/>
    <w:rsid w:val="00274F04"/>
    <w:rsid w:val="00276709"/>
    <w:rsid w:val="00282D9D"/>
    <w:rsid w:val="002850D2"/>
    <w:rsid w:val="002869D5"/>
    <w:rsid w:val="00286F18"/>
    <w:rsid w:val="00294026"/>
    <w:rsid w:val="002979C7"/>
    <w:rsid w:val="002A04EE"/>
    <w:rsid w:val="002A1023"/>
    <w:rsid w:val="002B40CD"/>
    <w:rsid w:val="002B5DE6"/>
    <w:rsid w:val="002C027E"/>
    <w:rsid w:val="002C1FA5"/>
    <w:rsid w:val="002D53D0"/>
    <w:rsid w:val="002D6B3F"/>
    <w:rsid w:val="002E0DDA"/>
    <w:rsid w:val="002E2F18"/>
    <w:rsid w:val="002E3DC4"/>
    <w:rsid w:val="002F3E47"/>
    <w:rsid w:val="002F4BB8"/>
    <w:rsid w:val="002F5192"/>
    <w:rsid w:val="002F5523"/>
    <w:rsid w:val="002F5580"/>
    <w:rsid w:val="002F6DB7"/>
    <w:rsid w:val="002F703B"/>
    <w:rsid w:val="003002F0"/>
    <w:rsid w:val="00300A28"/>
    <w:rsid w:val="0030258E"/>
    <w:rsid w:val="00314942"/>
    <w:rsid w:val="00325E80"/>
    <w:rsid w:val="0032697F"/>
    <w:rsid w:val="003343B2"/>
    <w:rsid w:val="00334AF2"/>
    <w:rsid w:val="00341D41"/>
    <w:rsid w:val="0034351F"/>
    <w:rsid w:val="00356270"/>
    <w:rsid w:val="00356D82"/>
    <w:rsid w:val="0036764F"/>
    <w:rsid w:val="00371211"/>
    <w:rsid w:val="003767C0"/>
    <w:rsid w:val="0037742B"/>
    <w:rsid w:val="00377F49"/>
    <w:rsid w:val="00387AA6"/>
    <w:rsid w:val="003923FE"/>
    <w:rsid w:val="00392E7C"/>
    <w:rsid w:val="00393DAE"/>
    <w:rsid w:val="003A2286"/>
    <w:rsid w:val="003A77E5"/>
    <w:rsid w:val="003B751B"/>
    <w:rsid w:val="003B761E"/>
    <w:rsid w:val="003C1A0F"/>
    <w:rsid w:val="003C5264"/>
    <w:rsid w:val="003D3EB4"/>
    <w:rsid w:val="003E5D16"/>
    <w:rsid w:val="003E6A14"/>
    <w:rsid w:val="003F146E"/>
    <w:rsid w:val="003F3E8D"/>
    <w:rsid w:val="003F59B8"/>
    <w:rsid w:val="003F5C00"/>
    <w:rsid w:val="003F717A"/>
    <w:rsid w:val="003F728C"/>
    <w:rsid w:val="004026DA"/>
    <w:rsid w:val="00403779"/>
    <w:rsid w:val="00410F64"/>
    <w:rsid w:val="00414362"/>
    <w:rsid w:val="0041470A"/>
    <w:rsid w:val="00415F91"/>
    <w:rsid w:val="00417AA3"/>
    <w:rsid w:val="00420AFE"/>
    <w:rsid w:val="00425223"/>
    <w:rsid w:val="00425CFF"/>
    <w:rsid w:val="004327BA"/>
    <w:rsid w:val="004332AA"/>
    <w:rsid w:val="004343ED"/>
    <w:rsid w:val="004425B3"/>
    <w:rsid w:val="004446C6"/>
    <w:rsid w:val="00444A06"/>
    <w:rsid w:val="0045185A"/>
    <w:rsid w:val="00452D8E"/>
    <w:rsid w:val="00452E75"/>
    <w:rsid w:val="00462DF2"/>
    <w:rsid w:val="00471902"/>
    <w:rsid w:val="00474032"/>
    <w:rsid w:val="00476B56"/>
    <w:rsid w:val="004804C0"/>
    <w:rsid w:val="00482A0C"/>
    <w:rsid w:val="00485076"/>
    <w:rsid w:val="004851BA"/>
    <w:rsid w:val="0049471D"/>
    <w:rsid w:val="004960BE"/>
    <w:rsid w:val="0049774B"/>
    <w:rsid w:val="00497A84"/>
    <w:rsid w:val="004B12F2"/>
    <w:rsid w:val="004B6D49"/>
    <w:rsid w:val="004C125D"/>
    <w:rsid w:val="004C34FF"/>
    <w:rsid w:val="004C3D25"/>
    <w:rsid w:val="004C51B9"/>
    <w:rsid w:val="004C57BF"/>
    <w:rsid w:val="004C6268"/>
    <w:rsid w:val="004D22F5"/>
    <w:rsid w:val="004D7A44"/>
    <w:rsid w:val="004E02B3"/>
    <w:rsid w:val="004E26DA"/>
    <w:rsid w:val="004E4033"/>
    <w:rsid w:val="004E4FE1"/>
    <w:rsid w:val="004E5190"/>
    <w:rsid w:val="004E7BCA"/>
    <w:rsid w:val="004F215C"/>
    <w:rsid w:val="0050380E"/>
    <w:rsid w:val="0050689A"/>
    <w:rsid w:val="00513F99"/>
    <w:rsid w:val="00520A43"/>
    <w:rsid w:val="005224E0"/>
    <w:rsid w:val="005262A2"/>
    <w:rsid w:val="00546D10"/>
    <w:rsid w:val="005644D1"/>
    <w:rsid w:val="00570C39"/>
    <w:rsid w:val="00571521"/>
    <w:rsid w:val="00573574"/>
    <w:rsid w:val="00587C94"/>
    <w:rsid w:val="0059005A"/>
    <w:rsid w:val="005A754C"/>
    <w:rsid w:val="005B0CF6"/>
    <w:rsid w:val="005B13FC"/>
    <w:rsid w:val="005B3C65"/>
    <w:rsid w:val="005B71F5"/>
    <w:rsid w:val="005B7CCE"/>
    <w:rsid w:val="005B7F97"/>
    <w:rsid w:val="005C2457"/>
    <w:rsid w:val="005C52AA"/>
    <w:rsid w:val="005C6C95"/>
    <w:rsid w:val="005D201C"/>
    <w:rsid w:val="005D5862"/>
    <w:rsid w:val="005E008F"/>
    <w:rsid w:val="005E60FA"/>
    <w:rsid w:val="005E793B"/>
    <w:rsid w:val="005F1D67"/>
    <w:rsid w:val="005F2428"/>
    <w:rsid w:val="005F7AC3"/>
    <w:rsid w:val="0061010C"/>
    <w:rsid w:val="00610E35"/>
    <w:rsid w:val="00616E35"/>
    <w:rsid w:val="00620A7D"/>
    <w:rsid w:val="00621F81"/>
    <w:rsid w:val="00633C79"/>
    <w:rsid w:val="006348C5"/>
    <w:rsid w:val="00636D22"/>
    <w:rsid w:val="006376F3"/>
    <w:rsid w:val="006463E0"/>
    <w:rsid w:val="006514E1"/>
    <w:rsid w:val="00651A85"/>
    <w:rsid w:val="006549FE"/>
    <w:rsid w:val="00657A14"/>
    <w:rsid w:val="00657D65"/>
    <w:rsid w:val="006647CB"/>
    <w:rsid w:val="00664FB3"/>
    <w:rsid w:val="0067039B"/>
    <w:rsid w:val="0067113C"/>
    <w:rsid w:val="0067540D"/>
    <w:rsid w:val="0068528B"/>
    <w:rsid w:val="00685C7D"/>
    <w:rsid w:val="006906ED"/>
    <w:rsid w:val="00692082"/>
    <w:rsid w:val="00696576"/>
    <w:rsid w:val="006A12D5"/>
    <w:rsid w:val="006A5081"/>
    <w:rsid w:val="006C12BA"/>
    <w:rsid w:val="006C2AAF"/>
    <w:rsid w:val="006D23A4"/>
    <w:rsid w:val="006D2F39"/>
    <w:rsid w:val="006E14AE"/>
    <w:rsid w:val="006E176D"/>
    <w:rsid w:val="006F0AE1"/>
    <w:rsid w:val="006F0CB5"/>
    <w:rsid w:val="006F7A18"/>
    <w:rsid w:val="00706B7B"/>
    <w:rsid w:val="00710631"/>
    <w:rsid w:val="007171ED"/>
    <w:rsid w:val="00724E09"/>
    <w:rsid w:val="0072584E"/>
    <w:rsid w:val="00725AB9"/>
    <w:rsid w:val="00737195"/>
    <w:rsid w:val="00737891"/>
    <w:rsid w:val="00737DFC"/>
    <w:rsid w:val="00746897"/>
    <w:rsid w:val="00750032"/>
    <w:rsid w:val="007519BA"/>
    <w:rsid w:val="00754FD8"/>
    <w:rsid w:val="00756AB7"/>
    <w:rsid w:val="00756C0E"/>
    <w:rsid w:val="0077071F"/>
    <w:rsid w:val="00770E60"/>
    <w:rsid w:val="007736EA"/>
    <w:rsid w:val="00783059"/>
    <w:rsid w:val="00784709"/>
    <w:rsid w:val="00796270"/>
    <w:rsid w:val="007A1E51"/>
    <w:rsid w:val="007A2C31"/>
    <w:rsid w:val="007A3515"/>
    <w:rsid w:val="007A5781"/>
    <w:rsid w:val="007A746C"/>
    <w:rsid w:val="007B016E"/>
    <w:rsid w:val="007B2325"/>
    <w:rsid w:val="007B2A5D"/>
    <w:rsid w:val="007B45E8"/>
    <w:rsid w:val="007B5A4F"/>
    <w:rsid w:val="007C5E8A"/>
    <w:rsid w:val="007C758C"/>
    <w:rsid w:val="007C79B7"/>
    <w:rsid w:val="007E0E5C"/>
    <w:rsid w:val="007E1216"/>
    <w:rsid w:val="007E270B"/>
    <w:rsid w:val="007F124D"/>
    <w:rsid w:val="007F59FA"/>
    <w:rsid w:val="007F7963"/>
    <w:rsid w:val="00805F1A"/>
    <w:rsid w:val="00814199"/>
    <w:rsid w:val="0082294D"/>
    <w:rsid w:val="00826A1A"/>
    <w:rsid w:val="00826EAE"/>
    <w:rsid w:val="00827039"/>
    <w:rsid w:val="00830310"/>
    <w:rsid w:val="00830E7D"/>
    <w:rsid w:val="00833C9E"/>
    <w:rsid w:val="00836BFA"/>
    <w:rsid w:val="008376D6"/>
    <w:rsid w:val="00841876"/>
    <w:rsid w:val="00843BA4"/>
    <w:rsid w:val="008441A0"/>
    <w:rsid w:val="00847BED"/>
    <w:rsid w:val="00851081"/>
    <w:rsid w:val="00854200"/>
    <w:rsid w:val="00854BDC"/>
    <w:rsid w:val="00857210"/>
    <w:rsid w:val="00862189"/>
    <w:rsid w:val="00862CCE"/>
    <w:rsid w:val="008760CC"/>
    <w:rsid w:val="008826FF"/>
    <w:rsid w:val="00885478"/>
    <w:rsid w:val="0089386D"/>
    <w:rsid w:val="00895A05"/>
    <w:rsid w:val="00896BE3"/>
    <w:rsid w:val="008A1F47"/>
    <w:rsid w:val="008A219D"/>
    <w:rsid w:val="008B066B"/>
    <w:rsid w:val="008B102E"/>
    <w:rsid w:val="008B540C"/>
    <w:rsid w:val="008B7C20"/>
    <w:rsid w:val="008D0F0B"/>
    <w:rsid w:val="008D0FC3"/>
    <w:rsid w:val="008D4704"/>
    <w:rsid w:val="008D6256"/>
    <w:rsid w:val="008E1C34"/>
    <w:rsid w:val="008E50E3"/>
    <w:rsid w:val="008F0D92"/>
    <w:rsid w:val="008F4743"/>
    <w:rsid w:val="008F7A1B"/>
    <w:rsid w:val="0090657C"/>
    <w:rsid w:val="00907CAA"/>
    <w:rsid w:val="009100E8"/>
    <w:rsid w:val="0091048D"/>
    <w:rsid w:val="00911D9C"/>
    <w:rsid w:val="00916A5B"/>
    <w:rsid w:val="00921913"/>
    <w:rsid w:val="00921DDD"/>
    <w:rsid w:val="009250D3"/>
    <w:rsid w:val="0093381E"/>
    <w:rsid w:val="009435AA"/>
    <w:rsid w:val="0095080F"/>
    <w:rsid w:val="009523BC"/>
    <w:rsid w:val="009546DB"/>
    <w:rsid w:val="009607F6"/>
    <w:rsid w:val="00961367"/>
    <w:rsid w:val="009645D4"/>
    <w:rsid w:val="0096592F"/>
    <w:rsid w:val="009667FC"/>
    <w:rsid w:val="0097538A"/>
    <w:rsid w:val="00976828"/>
    <w:rsid w:val="00981814"/>
    <w:rsid w:val="00984A4F"/>
    <w:rsid w:val="00985929"/>
    <w:rsid w:val="00993479"/>
    <w:rsid w:val="0099438E"/>
    <w:rsid w:val="00994EDF"/>
    <w:rsid w:val="00995837"/>
    <w:rsid w:val="0099731A"/>
    <w:rsid w:val="009A3F0F"/>
    <w:rsid w:val="009A51B2"/>
    <w:rsid w:val="009B2BA6"/>
    <w:rsid w:val="009B75B5"/>
    <w:rsid w:val="009B7703"/>
    <w:rsid w:val="009B7FC1"/>
    <w:rsid w:val="009C0520"/>
    <w:rsid w:val="009C1CF4"/>
    <w:rsid w:val="009D4331"/>
    <w:rsid w:val="009E5D63"/>
    <w:rsid w:val="009E793C"/>
    <w:rsid w:val="009F4F7B"/>
    <w:rsid w:val="009F6F36"/>
    <w:rsid w:val="009F7C48"/>
    <w:rsid w:val="00A01443"/>
    <w:rsid w:val="00A12EFC"/>
    <w:rsid w:val="00A142E9"/>
    <w:rsid w:val="00A202F7"/>
    <w:rsid w:val="00A20905"/>
    <w:rsid w:val="00A25E24"/>
    <w:rsid w:val="00A318E3"/>
    <w:rsid w:val="00A330D4"/>
    <w:rsid w:val="00A37277"/>
    <w:rsid w:val="00A4367E"/>
    <w:rsid w:val="00A54AF1"/>
    <w:rsid w:val="00A6120B"/>
    <w:rsid w:val="00A644C0"/>
    <w:rsid w:val="00A70E77"/>
    <w:rsid w:val="00A77111"/>
    <w:rsid w:val="00A772A1"/>
    <w:rsid w:val="00A8461D"/>
    <w:rsid w:val="00A84A13"/>
    <w:rsid w:val="00A92CC4"/>
    <w:rsid w:val="00A92D0B"/>
    <w:rsid w:val="00A96E4C"/>
    <w:rsid w:val="00AB48D9"/>
    <w:rsid w:val="00AB7C95"/>
    <w:rsid w:val="00AB7E3D"/>
    <w:rsid w:val="00AC0558"/>
    <w:rsid w:val="00AC4875"/>
    <w:rsid w:val="00AC4B7B"/>
    <w:rsid w:val="00AC653D"/>
    <w:rsid w:val="00AD4A98"/>
    <w:rsid w:val="00AD5435"/>
    <w:rsid w:val="00AE01EF"/>
    <w:rsid w:val="00AE6830"/>
    <w:rsid w:val="00AE6E3A"/>
    <w:rsid w:val="00AF2249"/>
    <w:rsid w:val="00AF7BD4"/>
    <w:rsid w:val="00B02CAB"/>
    <w:rsid w:val="00B06D36"/>
    <w:rsid w:val="00B1068E"/>
    <w:rsid w:val="00B11278"/>
    <w:rsid w:val="00B16DB0"/>
    <w:rsid w:val="00B17C58"/>
    <w:rsid w:val="00B20529"/>
    <w:rsid w:val="00B26CC8"/>
    <w:rsid w:val="00B275D1"/>
    <w:rsid w:val="00B3170C"/>
    <w:rsid w:val="00B3325A"/>
    <w:rsid w:val="00B414EE"/>
    <w:rsid w:val="00B41A4E"/>
    <w:rsid w:val="00B52FF1"/>
    <w:rsid w:val="00B5369F"/>
    <w:rsid w:val="00B53BF3"/>
    <w:rsid w:val="00B6208A"/>
    <w:rsid w:val="00B63388"/>
    <w:rsid w:val="00B6570F"/>
    <w:rsid w:val="00B72BF6"/>
    <w:rsid w:val="00B74143"/>
    <w:rsid w:val="00B74D6E"/>
    <w:rsid w:val="00B80BB9"/>
    <w:rsid w:val="00B81E51"/>
    <w:rsid w:val="00B90D49"/>
    <w:rsid w:val="00B91D9F"/>
    <w:rsid w:val="00B94A01"/>
    <w:rsid w:val="00BA2BDB"/>
    <w:rsid w:val="00BA4EC9"/>
    <w:rsid w:val="00BB01B6"/>
    <w:rsid w:val="00BC3A3D"/>
    <w:rsid w:val="00BC3D69"/>
    <w:rsid w:val="00BC6BB1"/>
    <w:rsid w:val="00BD01BA"/>
    <w:rsid w:val="00BE03C1"/>
    <w:rsid w:val="00BE76A2"/>
    <w:rsid w:val="00C1164F"/>
    <w:rsid w:val="00C11E83"/>
    <w:rsid w:val="00C152F1"/>
    <w:rsid w:val="00C20145"/>
    <w:rsid w:val="00C21370"/>
    <w:rsid w:val="00C224D8"/>
    <w:rsid w:val="00C2402A"/>
    <w:rsid w:val="00C2629F"/>
    <w:rsid w:val="00C30F9D"/>
    <w:rsid w:val="00C312F2"/>
    <w:rsid w:val="00C3461D"/>
    <w:rsid w:val="00C4480A"/>
    <w:rsid w:val="00C44FAE"/>
    <w:rsid w:val="00C53EC9"/>
    <w:rsid w:val="00C5695A"/>
    <w:rsid w:val="00C605E7"/>
    <w:rsid w:val="00C60AD9"/>
    <w:rsid w:val="00C71FE4"/>
    <w:rsid w:val="00C83099"/>
    <w:rsid w:val="00C84407"/>
    <w:rsid w:val="00C852D9"/>
    <w:rsid w:val="00C8632A"/>
    <w:rsid w:val="00C90699"/>
    <w:rsid w:val="00C96E47"/>
    <w:rsid w:val="00CA02F1"/>
    <w:rsid w:val="00CA0512"/>
    <w:rsid w:val="00CA071C"/>
    <w:rsid w:val="00CA1754"/>
    <w:rsid w:val="00CA4D59"/>
    <w:rsid w:val="00CA5B42"/>
    <w:rsid w:val="00CB3710"/>
    <w:rsid w:val="00CB447E"/>
    <w:rsid w:val="00CC29AE"/>
    <w:rsid w:val="00CC554B"/>
    <w:rsid w:val="00CD0A28"/>
    <w:rsid w:val="00CD2BF9"/>
    <w:rsid w:val="00CD5883"/>
    <w:rsid w:val="00CD5EF4"/>
    <w:rsid w:val="00CE09A5"/>
    <w:rsid w:val="00CF1D9E"/>
    <w:rsid w:val="00CF755B"/>
    <w:rsid w:val="00D060DE"/>
    <w:rsid w:val="00D11042"/>
    <w:rsid w:val="00D130BB"/>
    <w:rsid w:val="00D17B5C"/>
    <w:rsid w:val="00D21496"/>
    <w:rsid w:val="00D21BF9"/>
    <w:rsid w:val="00D231E9"/>
    <w:rsid w:val="00D24BEE"/>
    <w:rsid w:val="00D30431"/>
    <w:rsid w:val="00D3544A"/>
    <w:rsid w:val="00D359E1"/>
    <w:rsid w:val="00D35F58"/>
    <w:rsid w:val="00D35FE8"/>
    <w:rsid w:val="00D411BF"/>
    <w:rsid w:val="00D435B7"/>
    <w:rsid w:val="00D44FC3"/>
    <w:rsid w:val="00D45A37"/>
    <w:rsid w:val="00D60201"/>
    <w:rsid w:val="00D6753F"/>
    <w:rsid w:val="00D71454"/>
    <w:rsid w:val="00D73092"/>
    <w:rsid w:val="00D75497"/>
    <w:rsid w:val="00D77E78"/>
    <w:rsid w:val="00D806C1"/>
    <w:rsid w:val="00D82FB8"/>
    <w:rsid w:val="00D84720"/>
    <w:rsid w:val="00D90B93"/>
    <w:rsid w:val="00D926FD"/>
    <w:rsid w:val="00D95BDC"/>
    <w:rsid w:val="00DA0050"/>
    <w:rsid w:val="00DB65A8"/>
    <w:rsid w:val="00DC282E"/>
    <w:rsid w:val="00DC355C"/>
    <w:rsid w:val="00DC4779"/>
    <w:rsid w:val="00DC6716"/>
    <w:rsid w:val="00DD0014"/>
    <w:rsid w:val="00DD1008"/>
    <w:rsid w:val="00DD4920"/>
    <w:rsid w:val="00DE0CC2"/>
    <w:rsid w:val="00DE20A0"/>
    <w:rsid w:val="00DE7E10"/>
    <w:rsid w:val="00DF1938"/>
    <w:rsid w:val="00DF19D2"/>
    <w:rsid w:val="00DF1E90"/>
    <w:rsid w:val="00DF4263"/>
    <w:rsid w:val="00DF4BBF"/>
    <w:rsid w:val="00DF638C"/>
    <w:rsid w:val="00E013C5"/>
    <w:rsid w:val="00E019C0"/>
    <w:rsid w:val="00E05480"/>
    <w:rsid w:val="00E069DB"/>
    <w:rsid w:val="00E10747"/>
    <w:rsid w:val="00E11C0B"/>
    <w:rsid w:val="00E124E6"/>
    <w:rsid w:val="00E128C2"/>
    <w:rsid w:val="00E13E8E"/>
    <w:rsid w:val="00E14D21"/>
    <w:rsid w:val="00E207DF"/>
    <w:rsid w:val="00E20ED3"/>
    <w:rsid w:val="00E261C3"/>
    <w:rsid w:val="00E27EDD"/>
    <w:rsid w:val="00E320B3"/>
    <w:rsid w:val="00E33035"/>
    <w:rsid w:val="00E377C6"/>
    <w:rsid w:val="00E42D13"/>
    <w:rsid w:val="00E42F68"/>
    <w:rsid w:val="00E51462"/>
    <w:rsid w:val="00E57EBA"/>
    <w:rsid w:val="00E6045C"/>
    <w:rsid w:val="00E65129"/>
    <w:rsid w:val="00E660C4"/>
    <w:rsid w:val="00E666EB"/>
    <w:rsid w:val="00E6673A"/>
    <w:rsid w:val="00E7710E"/>
    <w:rsid w:val="00E7734D"/>
    <w:rsid w:val="00E809E5"/>
    <w:rsid w:val="00E81CAA"/>
    <w:rsid w:val="00E81F95"/>
    <w:rsid w:val="00E87B54"/>
    <w:rsid w:val="00E95A6A"/>
    <w:rsid w:val="00EA4C8F"/>
    <w:rsid w:val="00EA4E95"/>
    <w:rsid w:val="00EB3372"/>
    <w:rsid w:val="00EB39C2"/>
    <w:rsid w:val="00EB5EBD"/>
    <w:rsid w:val="00EB5EE4"/>
    <w:rsid w:val="00EC1A0B"/>
    <w:rsid w:val="00EC7BE6"/>
    <w:rsid w:val="00ED1A99"/>
    <w:rsid w:val="00ED2D43"/>
    <w:rsid w:val="00EE096A"/>
    <w:rsid w:val="00EE188A"/>
    <w:rsid w:val="00EE30F6"/>
    <w:rsid w:val="00EE5A1B"/>
    <w:rsid w:val="00EE6AE7"/>
    <w:rsid w:val="00EE7F73"/>
    <w:rsid w:val="00EF37F2"/>
    <w:rsid w:val="00EF3ECC"/>
    <w:rsid w:val="00F03475"/>
    <w:rsid w:val="00F05C3D"/>
    <w:rsid w:val="00F0642D"/>
    <w:rsid w:val="00F07DD2"/>
    <w:rsid w:val="00F11C8B"/>
    <w:rsid w:val="00F20F1E"/>
    <w:rsid w:val="00F2594C"/>
    <w:rsid w:val="00F3536C"/>
    <w:rsid w:val="00F42B07"/>
    <w:rsid w:val="00F457B9"/>
    <w:rsid w:val="00F4687B"/>
    <w:rsid w:val="00F518EF"/>
    <w:rsid w:val="00F61E55"/>
    <w:rsid w:val="00F63218"/>
    <w:rsid w:val="00F63348"/>
    <w:rsid w:val="00F662FC"/>
    <w:rsid w:val="00F70038"/>
    <w:rsid w:val="00F7246B"/>
    <w:rsid w:val="00F739A5"/>
    <w:rsid w:val="00F75405"/>
    <w:rsid w:val="00F756C3"/>
    <w:rsid w:val="00F759C1"/>
    <w:rsid w:val="00F76CDC"/>
    <w:rsid w:val="00F87411"/>
    <w:rsid w:val="00F920EF"/>
    <w:rsid w:val="00F92CA8"/>
    <w:rsid w:val="00F93F0C"/>
    <w:rsid w:val="00F96BC1"/>
    <w:rsid w:val="00F9723D"/>
    <w:rsid w:val="00FA04F2"/>
    <w:rsid w:val="00FA0C30"/>
    <w:rsid w:val="00FA2CF7"/>
    <w:rsid w:val="00FA4CEA"/>
    <w:rsid w:val="00FA5264"/>
    <w:rsid w:val="00FA6514"/>
    <w:rsid w:val="00FA6560"/>
    <w:rsid w:val="00FA6F51"/>
    <w:rsid w:val="00FB0054"/>
    <w:rsid w:val="00FB48E1"/>
    <w:rsid w:val="00FB6D2B"/>
    <w:rsid w:val="00FC5F08"/>
    <w:rsid w:val="00FC6D23"/>
    <w:rsid w:val="00FD1B75"/>
    <w:rsid w:val="00FD2049"/>
    <w:rsid w:val="00FE1987"/>
    <w:rsid w:val="00FE1AF7"/>
    <w:rsid w:val="00FF194C"/>
    <w:rsid w:val="00FF1CD3"/>
    <w:rsid w:val="00FF2083"/>
    <w:rsid w:val="00FF4281"/>
    <w:rsid w:val="00FF4FE7"/>
    <w:rsid w:val="00FF7FE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FD359"/>
  <w15:docId w15:val="{4F1BD16A-216D-4D82-8F22-0BB1799AE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n-GB" w:eastAsia="en-CH"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F65"/>
    <w:rPr>
      <w:rFonts w:cstheme="minorBidi"/>
    </w:rPr>
  </w:style>
  <w:style w:type="paragraph" w:styleId="Heading1">
    <w:name w:val="heading 1"/>
    <w:basedOn w:val="Normal"/>
    <w:next w:val="Normal"/>
    <w:link w:val="Heading1Char"/>
    <w:uiPriority w:val="9"/>
    <w:qFormat/>
    <w:rsid w:val="00981814"/>
    <w:pPr>
      <w:keepNext/>
      <w:keepLines/>
      <w:numPr>
        <w:numId w:val="1"/>
      </w:numPr>
      <w:spacing w:line="24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Heading1"/>
    <w:next w:val="Normal"/>
    <w:link w:val="Heading2Char"/>
    <w:uiPriority w:val="9"/>
    <w:unhideWhenUsed/>
    <w:qFormat/>
    <w:rsid w:val="00981814"/>
    <w:pPr>
      <w:numPr>
        <w:ilvl w:val="1"/>
      </w:numPr>
      <w:outlineLvl w:val="1"/>
    </w:pPr>
    <w:rPr>
      <w:sz w:val="28"/>
      <w:szCs w:val="26"/>
    </w:rPr>
  </w:style>
  <w:style w:type="paragraph" w:styleId="Heading3">
    <w:name w:val="heading 3"/>
    <w:basedOn w:val="Heading1"/>
    <w:next w:val="Normal"/>
    <w:link w:val="Heading3Char"/>
    <w:autoRedefine/>
    <w:uiPriority w:val="9"/>
    <w:unhideWhenUsed/>
    <w:qFormat/>
    <w:rsid w:val="005D201C"/>
    <w:pPr>
      <w:numPr>
        <w:ilvl w:val="2"/>
      </w:numPr>
      <w:outlineLvl w:val="2"/>
    </w:pPr>
    <w:rPr>
      <w:b w:val="0"/>
      <w:i/>
      <w:sz w:val="24"/>
      <w:szCs w:val="24"/>
    </w:rPr>
  </w:style>
  <w:style w:type="paragraph" w:styleId="Heading4">
    <w:name w:val="heading 4"/>
    <w:basedOn w:val="Normal"/>
    <w:next w:val="Normal"/>
    <w:link w:val="Heading4Char"/>
    <w:uiPriority w:val="9"/>
    <w:unhideWhenUsed/>
    <w:qFormat/>
    <w:rsid w:val="00981814"/>
    <w:pPr>
      <w:keepNext/>
      <w:keepLines/>
      <w:numPr>
        <w:ilvl w:val="3"/>
        <w:numId w:val="1"/>
      </w:numPr>
      <w:spacing w:line="240" w:lineRule="auto"/>
      <w:outlineLvl w:val="3"/>
    </w:pPr>
    <w:rPr>
      <w:rFonts w:eastAsiaTheme="majorEastAsia" w:cstheme="majorBidi"/>
      <w:i/>
      <w:iCs/>
      <w:color w:val="000000" w:themeColor="text1"/>
      <w:sz w:val="24"/>
      <w:szCs w:val="24"/>
      <w:lang w:val="en-CH"/>
    </w:rPr>
  </w:style>
  <w:style w:type="paragraph" w:styleId="Heading5">
    <w:name w:val="heading 5"/>
    <w:basedOn w:val="Normal"/>
    <w:next w:val="Normal"/>
    <w:link w:val="Heading5Char"/>
    <w:uiPriority w:val="9"/>
    <w:semiHidden/>
    <w:unhideWhenUsed/>
    <w:qFormat/>
    <w:rsid w:val="00F82A98"/>
    <w:pPr>
      <w:keepNext/>
      <w:keepLines/>
      <w:numPr>
        <w:ilvl w:val="4"/>
        <w:numId w:val="1"/>
      </w:numPr>
      <w:spacing w:before="40" w:after="0"/>
      <w:jc w:val="both"/>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iPriority w:val="9"/>
    <w:semiHidden/>
    <w:unhideWhenUsed/>
    <w:qFormat/>
    <w:rsid w:val="00F82A98"/>
    <w:pPr>
      <w:keepNext/>
      <w:keepLines/>
      <w:numPr>
        <w:ilvl w:val="5"/>
        <w:numId w:val="1"/>
      </w:numPr>
      <w:spacing w:before="40" w:after="0"/>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iPriority w:val="9"/>
    <w:semiHidden/>
    <w:unhideWhenUsed/>
    <w:qFormat/>
    <w:rsid w:val="00F82A98"/>
    <w:pPr>
      <w:keepNext/>
      <w:keepLines/>
      <w:numPr>
        <w:ilvl w:val="6"/>
        <w:numId w:val="1"/>
      </w:numPr>
      <w:spacing w:before="40" w:after="0"/>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iPriority w:val="9"/>
    <w:semiHidden/>
    <w:unhideWhenUsed/>
    <w:qFormat/>
    <w:rsid w:val="00F82A98"/>
    <w:pPr>
      <w:keepNext/>
      <w:keepLines/>
      <w:numPr>
        <w:ilvl w:val="7"/>
        <w:numId w:val="1"/>
      </w:numPr>
      <w:spacing w:before="40" w:after="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A98"/>
    <w:pPr>
      <w:keepNext/>
      <w:keepLines/>
      <w:numPr>
        <w:ilvl w:val="8"/>
        <w:numId w:val="1"/>
      </w:numPr>
      <w:spacing w:before="40" w:after="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5D201C"/>
    <w:rPr>
      <w:rFonts w:ascii="Times New Roman" w:eastAsiaTheme="majorEastAsia" w:hAnsi="Times New Roman" w:cstheme="majorBidi"/>
      <w:i/>
      <w:color w:val="000000" w:themeColor="text1"/>
      <w:sz w:val="24"/>
      <w:szCs w:val="24"/>
    </w:rPr>
  </w:style>
  <w:style w:type="character" w:customStyle="1" w:styleId="Heading2Char">
    <w:name w:val="Heading 2 Char"/>
    <w:basedOn w:val="DefaultParagraphFont"/>
    <w:link w:val="Heading2"/>
    <w:uiPriority w:val="9"/>
    <w:rsid w:val="00981814"/>
    <w:rPr>
      <w:rFonts w:ascii="Times New Roman" w:eastAsiaTheme="majorEastAsia" w:hAnsi="Times New Roman" w:cstheme="majorBidi"/>
      <w:b/>
      <w:color w:val="000000" w:themeColor="text1"/>
      <w:sz w:val="28"/>
      <w:szCs w:val="26"/>
    </w:rPr>
  </w:style>
  <w:style w:type="character" w:customStyle="1" w:styleId="Heading1Char">
    <w:name w:val="Heading 1 Char"/>
    <w:basedOn w:val="DefaultParagraphFont"/>
    <w:link w:val="Heading1"/>
    <w:uiPriority w:val="9"/>
    <w:rsid w:val="00981814"/>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981814"/>
    <w:rPr>
      <w:rFonts w:eastAsiaTheme="majorEastAsia" w:cstheme="majorBidi"/>
      <w:i/>
      <w:iCs/>
      <w:color w:val="000000" w:themeColor="text1"/>
      <w:sz w:val="24"/>
      <w:szCs w:val="24"/>
      <w:lang w:val="en-CH"/>
    </w:rPr>
  </w:style>
  <w:style w:type="paragraph" w:customStyle="1" w:styleId="References">
    <w:name w:val="References"/>
    <w:basedOn w:val="Normal"/>
    <w:link w:val="ReferencesChar"/>
    <w:autoRedefine/>
    <w:qFormat/>
    <w:rsid w:val="00C936A2"/>
    <w:pPr>
      <w:spacing w:after="60" w:line="240" w:lineRule="auto"/>
      <w:ind w:left="720" w:hanging="720"/>
    </w:pPr>
    <w:rPr>
      <w:rFonts w:ascii="Times New Roman" w:hAnsi="Times New Roman" w:cs="Times New Roman"/>
      <w:noProof/>
      <w:color w:val="000000" w:themeColor="text1"/>
      <w:sz w:val="24"/>
      <w:szCs w:val="24"/>
    </w:rPr>
  </w:style>
  <w:style w:type="character" w:customStyle="1" w:styleId="ReferencesChar">
    <w:name w:val="References Char"/>
    <w:basedOn w:val="DefaultParagraphFont"/>
    <w:link w:val="References"/>
    <w:rsid w:val="00C936A2"/>
    <w:rPr>
      <w:rFonts w:ascii="Times New Roman" w:hAnsi="Times New Roman" w:cs="Times New Roman"/>
      <w:noProof/>
      <w:color w:val="000000" w:themeColor="text1"/>
      <w:lang w:val="en-GB"/>
    </w:rPr>
  </w:style>
  <w:style w:type="paragraph" w:styleId="FootnoteText">
    <w:name w:val="footnote text"/>
    <w:basedOn w:val="Normal"/>
    <w:link w:val="FootnoteTextChar"/>
    <w:autoRedefine/>
    <w:uiPriority w:val="99"/>
    <w:unhideWhenUsed/>
    <w:qFormat/>
    <w:rsid w:val="00C936A2"/>
    <w:pPr>
      <w:spacing w:after="0" w:line="240" w:lineRule="auto"/>
      <w:jc w:val="both"/>
    </w:pPr>
    <w:rPr>
      <w:rFonts w:cs="Times New Roman (Body CS)"/>
      <w:sz w:val="20"/>
      <w:szCs w:val="20"/>
      <w:lang w:val="en-CH"/>
    </w:rPr>
  </w:style>
  <w:style w:type="character" w:customStyle="1" w:styleId="FootnoteTextChar">
    <w:name w:val="Footnote Text Char"/>
    <w:basedOn w:val="DefaultParagraphFont"/>
    <w:link w:val="FootnoteText"/>
    <w:uiPriority w:val="99"/>
    <w:rsid w:val="00C936A2"/>
    <w:rPr>
      <w:sz w:val="20"/>
      <w:szCs w:val="20"/>
    </w:rPr>
  </w:style>
  <w:style w:type="paragraph" w:styleId="TOC1">
    <w:name w:val="toc 1"/>
    <w:basedOn w:val="Normal"/>
    <w:next w:val="Normal"/>
    <w:autoRedefine/>
    <w:uiPriority w:val="39"/>
    <w:unhideWhenUsed/>
    <w:qFormat/>
    <w:rsid w:val="00C936A2"/>
    <w:pPr>
      <w:spacing w:after="100" w:line="240" w:lineRule="auto"/>
      <w:jc w:val="both"/>
    </w:pPr>
    <w:rPr>
      <w:rFonts w:eastAsiaTheme="minorEastAsia" w:cs="Times New Roman"/>
      <w:color w:val="000000" w:themeColor="text1"/>
      <w:sz w:val="24"/>
      <w:lang w:val="en-US"/>
    </w:rPr>
  </w:style>
  <w:style w:type="paragraph" w:styleId="TOCHeading">
    <w:name w:val="TOC Heading"/>
    <w:basedOn w:val="Normal"/>
    <w:next w:val="Normal"/>
    <w:autoRedefine/>
    <w:uiPriority w:val="39"/>
    <w:unhideWhenUsed/>
    <w:qFormat/>
    <w:rsid w:val="003F0C38"/>
    <w:pPr>
      <w:spacing w:line="240" w:lineRule="auto"/>
    </w:pPr>
    <w:rPr>
      <w:b/>
      <w:sz w:val="32"/>
      <w:lang w:val="en-US"/>
    </w:rPr>
  </w:style>
  <w:style w:type="character" w:customStyle="1" w:styleId="Heading5Char">
    <w:name w:val="Heading 5 Char"/>
    <w:basedOn w:val="DefaultParagraphFont"/>
    <w:link w:val="Heading5"/>
    <w:uiPriority w:val="9"/>
    <w:rsid w:val="00F82A98"/>
    <w:rPr>
      <w:rFonts w:asciiTheme="majorHAnsi" w:eastAsiaTheme="majorEastAsia" w:hAnsiTheme="majorHAnsi" w:cstheme="majorBidi"/>
      <w:color w:val="2F5496" w:themeColor="accent1" w:themeShade="BF"/>
      <w:szCs w:val="22"/>
      <w:lang w:val="en-GB"/>
    </w:rPr>
  </w:style>
  <w:style w:type="character" w:customStyle="1" w:styleId="Heading6Char">
    <w:name w:val="Heading 6 Char"/>
    <w:basedOn w:val="DefaultParagraphFont"/>
    <w:link w:val="Heading6"/>
    <w:uiPriority w:val="9"/>
    <w:semiHidden/>
    <w:rsid w:val="00F82A98"/>
    <w:rPr>
      <w:rFonts w:asciiTheme="majorHAnsi" w:eastAsiaTheme="majorEastAsia" w:hAnsiTheme="majorHAnsi" w:cstheme="majorBidi"/>
      <w:color w:val="1F3763" w:themeColor="accent1" w:themeShade="7F"/>
      <w:szCs w:val="22"/>
      <w:lang w:val="en-GB"/>
    </w:rPr>
  </w:style>
  <w:style w:type="character" w:customStyle="1" w:styleId="Heading7Char">
    <w:name w:val="Heading 7 Char"/>
    <w:basedOn w:val="DefaultParagraphFont"/>
    <w:link w:val="Heading7"/>
    <w:uiPriority w:val="9"/>
    <w:semiHidden/>
    <w:rsid w:val="00F82A98"/>
    <w:rPr>
      <w:rFonts w:asciiTheme="majorHAnsi" w:eastAsiaTheme="majorEastAsia" w:hAnsiTheme="majorHAnsi" w:cstheme="majorBidi"/>
      <w:i/>
      <w:iCs/>
      <w:color w:val="1F3763" w:themeColor="accent1" w:themeShade="7F"/>
      <w:szCs w:val="22"/>
      <w:lang w:val="en-GB"/>
    </w:rPr>
  </w:style>
  <w:style w:type="character" w:customStyle="1" w:styleId="Heading8Char">
    <w:name w:val="Heading 8 Char"/>
    <w:basedOn w:val="DefaultParagraphFont"/>
    <w:link w:val="Heading8"/>
    <w:uiPriority w:val="9"/>
    <w:semiHidden/>
    <w:rsid w:val="00F82A9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82A98"/>
    <w:rPr>
      <w:rFonts w:asciiTheme="majorHAnsi" w:eastAsiaTheme="majorEastAsia" w:hAnsiTheme="majorHAnsi" w:cstheme="majorBidi"/>
      <w:i/>
      <w:iCs/>
      <w:color w:val="272727" w:themeColor="text1" w:themeTint="D8"/>
      <w:sz w:val="21"/>
      <w:szCs w:val="21"/>
      <w:lang w:val="en-GB"/>
    </w:rPr>
  </w:style>
  <w:style w:type="character" w:styleId="Hyperlink">
    <w:name w:val="Hyperlink"/>
    <w:basedOn w:val="DefaultParagraphFont"/>
    <w:uiPriority w:val="99"/>
    <w:unhideWhenUsed/>
    <w:rsid w:val="00F82A98"/>
    <w:rPr>
      <w:color w:val="0000FF"/>
      <w:u w:val="single"/>
    </w:rPr>
  </w:style>
  <w:style w:type="paragraph" w:styleId="TOC2">
    <w:name w:val="toc 2"/>
    <w:basedOn w:val="Normal"/>
    <w:next w:val="Normal"/>
    <w:autoRedefine/>
    <w:uiPriority w:val="39"/>
    <w:unhideWhenUsed/>
    <w:rsid w:val="00F82A98"/>
    <w:pPr>
      <w:spacing w:after="100"/>
      <w:ind w:left="220"/>
      <w:jc w:val="both"/>
    </w:pPr>
    <w:rPr>
      <w:rFonts w:eastAsiaTheme="minorEastAsia" w:cs="Times New Roman"/>
      <w:color w:val="000000" w:themeColor="text1"/>
      <w:sz w:val="24"/>
      <w:lang w:val="en-US"/>
    </w:rPr>
  </w:style>
  <w:style w:type="paragraph" w:styleId="TOC3">
    <w:name w:val="toc 3"/>
    <w:basedOn w:val="Normal"/>
    <w:next w:val="Normal"/>
    <w:autoRedefine/>
    <w:uiPriority w:val="39"/>
    <w:unhideWhenUsed/>
    <w:rsid w:val="00F82A98"/>
    <w:pPr>
      <w:spacing w:after="100"/>
      <w:ind w:left="440"/>
      <w:jc w:val="both"/>
    </w:pPr>
    <w:rPr>
      <w:rFonts w:eastAsiaTheme="minorEastAsia" w:cs="Times New Roman"/>
      <w:color w:val="000000" w:themeColor="text1"/>
      <w:sz w:val="24"/>
      <w:lang w:val="en-US"/>
    </w:rPr>
  </w:style>
  <w:style w:type="paragraph" w:styleId="NoSpacing">
    <w:name w:val="No Spacing"/>
    <w:link w:val="NoSpacingChar"/>
    <w:uiPriority w:val="1"/>
    <w:qFormat/>
    <w:rsid w:val="00F82A98"/>
    <w:rPr>
      <w:rFonts w:asciiTheme="minorHAnsi" w:hAnsiTheme="minorHAnsi" w:cstheme="minorBidi"/>
      <w:lang w:val="en-ZA"/>
    </w:rPr>
  </w:style>
  <w:style w:type="character" w:styleId="FootnoteReference">
    <w:name w:val="footnote reference"/>
    <w:basedOn w:val="DefaultParagraphFont"/>
    <w:uiPriority w:val="99"/>
    <w:semiHidden/>
    <w:unhideWhenUsed/>
    <w:rsid w:val="00F82A98"/>
    <w:rPr>
      <w:vertAlign w:val="superscript"/>
    </w:rPr>
  </w:style>
  <w:style w:type="character" w:customStyle="1" w:styleId="NoSpacingChar">
    <w:name w:val="No Spacing Char"/>
    <w:basedOn w:val="DefaultParagraphFont"/>
    <w:link w:val="NoSpacing"/>
    <w:uiPriority w:val="1"/>
    <w:locked/>
    <w:rsid w:val="00F82A98"/>
    <w:rPr>
      <w:rFonts w:asciiTheme="minorHAnsi" w:hAnsiTheme="minorHAnsi" w:cstheme="minorBidi"/>
      <w:sz w:val="22"/>
      <w:szCs w:val="22"/>
      <w:lang w:val="en-ZA"/>
    </w:rPr>
  </w:style>
  <w:style w:type="paragraph" w:customStyle="1" w:styleId="Abstract">
    <w:name w:val="Abstract"/>
    <w:basedOn w:val="Normal"/>
    <w:autoRedefine/>
    <w:qFormat/>
    <w:rsid w:val="005816BC"/>
    <w:pPr>
      <w:spacing w:line="240" w:lineRule="auto"/>
      <w:jc w:val="center"/>
    </w:pPr>
    <w:rPr>
      <w:b/>
      <w:sz w:val="32"/>
    </w:rPr>
  </w:style>
  <w:style w:type="numbering" w:customStyle="1" w:styleId="CurrentList1">
    <w:name w:val="Current List1"/>
    <w:uiPriority w:val="99"/>
    <w:rsid w:val="00533CD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5C2457"/>
    <w:pPr>
      <w:spacing w:after="200" w:line="240" w:lineRule="auto"/>
    </w:pPr>
    <w:rPr>
      <w:i/>
      <w:iCs/>
      <w:color w:val="000000" w:themeColor="text1"/>
      <w:sz w:val="24"/>
      <w:szCs w:val="18"/>
    </w:rPr>
  </w:style>
  <w:style w:type="paragraph" w:styleId="Bibliography">
    <w:name w:val="Bibliography"/>
    <w:basedOn w:val="Normal"/>
    <w:next w:val="Normal"/>
    <w:uiPriority w:val="37"/>
    <w:unhideWhenUsed/>
    <w:rsid w:val="00520A43"/>
    <w:pPr>
      <w:spacing w:after="0" w:line="480" w:lineRule="auto"/>
      <w:ind w:left="720" w:hanging="720"/>
    </w:pPr>
  </w:style>
  <w:style w:type="table" w:styleId="TableGrid">
    <w:name w:val="Table Grid"/>
    <w:basedOn w:val="TableNormal"/>
    <w:uiPriority w:val="39"/>
    <w:rsid w:val="00EB3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461D"/>
    <w:pPr>
      <w:ind w:left="720"/>
      <w:contextualSpacing/>
    </w:pPr>
  </w:style>
  <w:style w:type="table" w:styleId="PlainTable5">
    <w:name w:val="Plain Table 5"/>
    <w:basedOn w:val="TableNormal"/>
    <w:uiPriority w:val="45"/>
    <w:rsid w:val="00A330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D47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076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E2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H"/>
    </w:rPr>
  </w:style>
  <w:style w:type="character" w:customStyle="1" w:styleId="HTMLPreformattedChar">
    <w:name w:val="HTML Preformatted Char"/>
    <w:basedOn w:val="DefaultParagraphFont"/>
    <w:link w:val="HTMLPreformatted"/>
    <w:uiPriority w:val="99"/>
    <w:semiHidden/>
    <w:rsid w:val="00E207DF"/>
    <w:rPr>
      <w:rFonts w:ascii="Courier New" w:eastAsia="Times New Roman" w:hAnsi="Courier New" w:cs="Courier New"/>
      <w:sz w:val="20"/>
      <w:szCs w:val="20"/>
      <w:lang w:val="en-CH" w:eastAsia="en-CH"/>
    </w:rPr>
  </w:style>
  <w:style w:type="character" w:customStyle="1" w:styleId="cm-string">
    <w:name w:val="cm-string"/>
    <w:basedOn w:val="DefaultParagraphFont"/>
    <w:rsid w:val="00E207DF"/>
  </w:style>
  <w:style w:type="character" w:styleId="PlaceholderText">
    <w:name w:val="Placeholder Text"/>
    <w:basedOn w:val="DefaultParagraphFont"/>
    <w:uiPriority w:val="99"/>
    <w:semiHidden/>
    <w:rsid w:val="006F0AE1"/>
    <w:rPr>
      <w:color w:val="808080"/>
    </w:rPr>
  </w:style>
  <w:style w:type="character" w:styleId="CommentReference">
    <w:name w:val="annotation reference"/>
    <w:basedOn w:val="DefaultParagraphFont"/>
    <w:uiPriority w:val="99"/>
    <w:semiHidden/>
    <w:unhideWhenUsed/>
    <w:rsid w:val="00E320B3"/>
    <w:rPr>
      <w:sz w:val="16"/>
      <w:szCs w:val="16"/>
    </w:rPr>
  </w:style>
  <w:style w:type="paragraph" w:styleId="CommentText">
    <w:name w:val="annotation text"/>
    <w:basedOn w:val="Normal"/>
    <w:link w:val="CommentTextChar"/>
    <w:uiPriority w:val="99"/>
    <w:semiHidden/>
    <w:unhideWhenUsed/>
    <w:rsid w:val="00E320B3"/>
    <w:pPr>
      <w:spacing w:line="240" w:lineRule="auto"/>
    </w:pPr>
    <w:rPr>
      <w:sz w:val="20"/>
      <w:szCs w:val="20"/>
    </w:rPr>
  </w:style>
  <w:style w:type="character" w:customStyle="1" w:styleId="CommentTextChar">
    <w:name w:val="Comment Text Char"/>
    <w:basedOn w:val="DefaultParagraphFont"/>
    <w:link w:val="CommentText"/>
    <w:uiPriority w:val="99"/>
    <w:semiHidden/>
    <w:rsid w:val="00E320B3"/>
    <w:rPr>
      <w:rFonts w:cstheme="minorBidi"/>
      <w:sz w:val="20"/>
      <w:szCs w:val="20"/>
    </w:rPr>
  </w:style>
  <w:style w:type="paragraph" w:styleId="CommentSubject">
    <w:name w:val="annotation subject"/>
    <w:basedOn w:val="CommentText"/>
    <w:next w:val="CommentText"/>
    <w:link w:val="CommentSubjectChar"/>
    <w:uiPriority w:val="99"/>
    <w:semiHidden/>
    <w:unhideWhenUsed/>
    <w:rsid w:val="00E320B3"/>
    <w:rPr>
      <w:b/>
      <w:bCs/>
    </w:rPr>
  </w:style>
  <w:style w:type="character" w:customStyle="1" w:styleId="CommentSubjectChar">
    <w:name w:val="Comment Subject Char"/>
    <w:basedOn w:val="CommentTextChar"/>
    <w:link w:val="CommentSubject"/>
    <w:uiPriority w:val="99"/>
    <w:semiHidden/>
    <w:rsid w:val="00E320B3"/>
    <w:rPr>
      <w:rFonts w:cstheme="minorBidi"/>
      <w:b/>
      <w:bCs/>
      <w:sz w:val="20"/>
      <w:szCs w:val="20"/>
    </w:rPr>
  </w:style>
  <w:style w:type="paragraph" w:styleId="Revision">
    <w:name w:val="Revision"/>
    <w:hidden/>
    <w:uiPriority w:val="99"/>
    <w:semiHidden/>
    <w:rsid w:val="00E320B3"/>
    <w:pPr>
      <w:spacing w:after="0" w:line="240" w:lineRule="auto"/>
    </w:pPr>
    <w:rPr>
      <w:rFont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581130">
      <w:bodyDiv w:val="1"/>
      <w:marLeft w:val="0"/>
      <w:marRight w:val="0"/>
      <w:marTop w:val="0"/>
      <w:marBottom w:val="0"/>
      <w:divBdr>
        <w:top w:val="none" w:sz="0" w:space="0" w:color="auto"/>
        <w:left w:val="none" w:sz="0" w:space="0" w:color="auto"/>
        <w:bottom w:val="none" w:sz="0" w:space="0" w:color="auto"/>
        <w:right w:val="none" w:sz="0" w:space="0" w:color="auto"/>
      </w:divBdr>
    </w:div>
    <w:div w:id="667558532">
      <w:bodyDiv w:val="1"/>
      <w:marLeft w:val="0"/>
      <w:marRight w:val="0"/>
      <w:marTop w:val="0"/>
      <w:marBottom w:val="0"/>
      <w:divBdr>
        <w:top w:val="none" w:sz="0" w:space="0" w:color="auto"/>
        <w:left w:val="none" w:sz="0" w:space="0" w:color="auto"/>
        <w:bottom w:val="none" w:sz="0" w:space="0" w:color="auto"/>
        <w:right w:val="none" w:sz="0" w:space="0" w:color="auto"/>
      </w:divBdr>
    </w:div>
    <w:div w:id="762529592">
      <w:bodyDiv w:val="1"/>
      <w:marLeft w:val="0"/>
      <w:marRight w:val="0"/>
      <w:marTop w:val="0"/>
      <w:marBottom w:val="0"/>
      <w:divBdr>
        <w:top w:val="none" w:sz="0" w:space="0" w:color="auto"/>
        <w:left w:val="none" w:sz="0" w:space="0" w:color="auto"/>
        <w:bottom w:val="none" w:sz="0" w:space="0" w:color="auto"/>
        <w:right w:val="none" w:sz="0" w:space="0" w:color="auto"/>
      </w:divBdr>
    </w:div>
    <w:div w:id="805778631">
      <w:bodyDiv w:val="1"/>
      <w:marLeft w:val="0"/>
      <w:marRight w:val="0"/>
      <w:marTop w:val="0"/>
      <w:marBottom w:val="0"/>
      <w:divBdr>
        <w:top w:val="none" w:sz="0" w:space="0" w:color="auto"/>
        <w:left w:val="none" w:sz="0" w:space="0" w:color="auto"/>
        <w:bottom w:val="none" w:sz="0" w:space="0" w:color="auto"/>
        <w:right w:val="none" w:sz="0" w:space="0" w:color="auto"/>
      </w:divBdr>
    </w:div>
    <w:div w:id="1026056774">
      <w:bodyDiv w:val="1"/>
      <w:marLeft w:val="0"/>
      <w:marRight w:val="0"/>
      <w:marTop w:val="0"/>
      <w:marBottom w:val="0"/>
      <w:divBdr>
        <w:top w:val="none" w:sz="0" w:space="0" w:color="auto"/>
        <w:left w:val="none" w:sz="0" w:space="0" w:color="auto"/>
        <w:bottom w:val="none" w:sz="0" w:space="0" w:color="auto"/>
        <w:right w:val="none" w:sz="0" w:space="0" w:color="auto"/>
      </w:divBdr>
    </w:div>
    <w:div w:id="1219244453">
      <w:bodyDiv w:val="1"/>
      <w:marLeft w:val="0"/>
      <w:marRight w:val="0"/>
      <w:marTop w:val="0"/>
      <w:marBottom w:val="0"/>
      <w:divBdr>
        <w:top w:val="none" w:sz="0" w:space="0" w:color="auto"/>
        <w:left w:val="none" w:sz="0" w:space="0" w:color="auto"/>
        <w:bottom w:val="none" w:sz="0" w:space="0" w:color="auto"/>
        <w:right w:val="none" w:sz="0" w:space="0" w:color="auto"/>
      </w:divBdr>
    </w:div>
    <w:div w:id="1720544313">
      <w:bodyDiv w:val="1"/>
      <w:marLeft w:val="0"/>
      <w:marRight w:val="0"/>
      <w:marTop w:val="0"/>
      <w:marBottom w:val="0"/>
      <w:divBdr>
        <w:top w:val="none" w:sz="0" w:space="0" w:color="auto"/>
        <w:left w:val="none" w:sz="0" w:space="0" w:color="auto"/>
        <w:bottom w:val="none" w:sz="0" w:space="0" w:color="auto"/>
        <w:right w:val="none" w:sz="0" w:space="0" w:color="auto"/>
      </w:divBdr>
    </w:div>
    <w:div w:id="2085252512">
      <w:bodyDiv w:val="1"/>
      <w:marLeft w:val="0"/>
      <w:marRight w:val="0"/>
      <w:marTop w:val="0"/>
      <w:marBottom w:val="0"/>
      <w:divBdr>
        <w:top w:val="none" w:sz="0" w:space="0" w:color="auto"/>
        <w:left w:val="none" w:sz="0" w:space="0" w:color="auto"/>
        <w:bottom w:val="none" w:sz="0" w:space="0" w:color="auto"/>
        <w:right w:val="none" w:sz="0" w:space="0" w:color="auto"/>
      </w:divBdr>
    </w:div>
    <w:div w:id="2129539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comments" Target="comments.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SiwYUzErQFkGtyYs7/ougEHuv7Q==">AMUW2mWgbS4umy+Qh/RgnJbIgndR5R6jwDKNJFlaTzRMtuHx3dWmtGTGC1GWIvefyF/Cu+ZpqHE5BarTjX8uvFz2xcynGoVGvQ5V0OnytKgUmHeROYTKWYeUEr5IBWz+aQgpXj4C4hGk9EfGae8JVO3w01IZC7oU1UXYnqBeTIcSSfCBG9wd5BSE2OdQ2ucfCBkUbmNTLPu0xAA2iTesYOq71ad/PdLv2/ujVkHoJ1HFFuVsXV7hk41BvTBlhYIr3NJmPacZOq7/nElLpE7rHRMCLYsaKsM9G9pIGi5G9F7NMJ276JHgoPdXDiJK6kMqS4FD16vfcqDlk0GOowqqhHzuBdOt+jdoLI7LfI6ljaxvvtECYR54hl954qRwBT9zfkBezJJLF5OR86i3nO1QZlRvB2ExQkbt8JldYwHE64E2lY14UM+uTXU=</go:docsCustomData>
</go:gDocsCustomXmlDataStorage>
</file>

<file path=customXml/itemProps1.xml><?xml version="1.0" encoding="utf-8"?>
<ds:datastoreItem xmlns:ds="http://schemas.openxmlformats.org/officeDocument/2006/customXml" ds:itemID="{F85E6AF1-CC31-4E2F-A539-947A783D1CB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3198</Words>
  <Characters>18230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Tilley  Elizabeth</dc:creator>
  <cp:lastModifiedBy>Tilley  Elizabeth</cp:lastModifiedBy>
  <cp:revision>2</cp:revision>
  <cp:lastPrinted>2022-10-21T16:39:00Z</cp:lastPrinted>
  <dcterms:created xsi:type="dcterms:W3CDTF">2022-10-24T14:28:00Z</dcterms:created>
  <dcterms:modified xsi:type="dcterms:W3CDTF">2022-10-24T14:28:00Z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id="MoZdUsdh"/&gt;&lt;style id="http://www.zotero.org/styles/apa" locale="en-US" hasBibliography="1" bibliographyStyleHasBeenSet="1"/&gt;&lt;prefs&gt;&lt;pref name="fieldType" value="Field"/&gt;&lt;/prefs&gt;&lt;/data&gt;</vt:lpwstr>
  </property>
</Properties>
</file>