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rsidP="00ED6D30">
      <w:pPr>
        <w:rPr>
          <w:sz w:val="48"/>
          <w:szCs w:val="48"/>
        </w:rPr>
      </w:pPr>
      <w:bookmarkStart w:id="2" w:name="_heading=h.gjdgxs" w:colFirst="0" w:colLast="0"/>
      <w:bookmarkEnd w:id="2"/>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rsidP="00ED6D30"/>
    <w:p w14:paraId="123163C7" w14:textId="77777777" w:rsidR="00A01443" w:rsidRDefault="00A01443" w:rsidP="00ED6D30"/>
    <w:p w14:paraId="0BCD91B7" w14:textId="77777777" w:rsidR="00A01443" w:rsidRDefault="00A01443" w:rsidP="00ED6D30"/>
    <w:p w14:paraId="685BCF17" w14:textId="77777777" w:rsidR="00A01443" w:rsidRDefault="00A01443" w:rsidP="00ED6D30"/>
    <w:p w14:paraId="252490FE" w14:textId="20FB37A9" w:rsidR="00A01443" w:rsidRPr="00F755B0" w:rsidRDefault="001140D6" w:rsidP="00F755B0">
      <w:pPr>
        <w:jc w:val="center"/>
        <w:rPr>
          <w:sz w:val="36"/>
          <w:szCs w:val="36"/>
        </w:rPr>
      </w:pPr>
      <w:r w:rsidRPr="00F755B0">
        <w:rPr>
          <w:sz w:val="36"/>
          <w:szCs w:val="36"/>
        </w:rPr>
        <w:t>Optimization of solid waste collections in Blantyre, Malawi</w:t>
      </w:r>
    </w:p>
    <w:p w14:paraId="06DB242A" w14:textId="77777777" w:rsidR="00A01443" w:rsidRDefault="00A01443" w:rsidP="00ED6D30"/>
    <w:p w14:paraId="2007021A" w14:textId="4B12556C" w:rsidR="00A01443" w:rsidRPr="00F755B0" w:rsidRDefault="00A96E4C" w:rsidP="00F755B0">
      <w:pPr>
        <w:jc w:val="center"/>
        <w:rPr>
          <w:sz w:val="32"/>
          <w:szCs w:val="32"/>
        </w:rPr>
      </w:pPr>
      <w:r w:rsidRPr="00F755B0">
        <w:rPr>
          <w:sz w:val="32"/>
          <w:szCs w:val="32"/>
        </w:rPr>
        <w:t xml:space="preserve">Author: </w:t>
      </w:r>
      <w:r w:rsidR="008E50E3" w:rsidRPr="00F755B0">
        <w:rPr>
          <w:sz w:val="32"/>
          <w:szCs w:val="32"/>
        </w:rPr>
        <w:t>Nicolas Seemann-Ricard</w:t>
      </w:r>
    </w:p>
    <w:p w14:paraId="47E864AE" w14:textId="0E072234" w:rsidR="00A01443" w:rsidRPr="00F755B0" w:rsidRDefault="00A96E4C" w:rsidP="00F755B0">
      <w:pPr>
        <w:jc w:val="center"/>
        <w:rPr>
          <w:sz w:val="32"/>
          <w:szCs w:val="32"/>
        </w:rPr>
      </w:pPr>
      <w:r w:rsidRPr="00F755B0">
        <w:rPr>
          <w:sz w:val="32"/>
          <w:szCs w:val="32"/>
        </w:rPr>
        <w:t xml:space="preserve">Supervisor: </w:t>
      </w:r>
      <w:r w:rsidR="008E50E3" w:rsidRPr="00F755B0">
        <w:rPr>
          <w:sz w:val="32"/>
          <w:szCs w:val="32"/>
        </w:rPr>
        <w:t>Elizabeth Tilley</w:t>
      </w:r>
    </w:p>
    <w:p w14:paraId="396B3AC2" w14:textId="191F079D" w:rsidR="00A01443" w:rsidRPr="00F755B0" w:rsidRDefault="00A96E4C" w:rsidP="00F755B0">
      <w:pPr>
        <w:jc w:val="center"/>
        <w:rPr>
          <w:sz w:val="32"/>
          <w:szCs w:val="32"/>
          <w:lang w:val="de-CH"/>
        </w:rPr>
      </w:pPr>
      <w:r w:rsidRPr="00F755B0">
        <w:rPr>
          <w:sz w:val="32"/>
          <w:szCs w:val="32"/>
        </w:rPr>
        <w:t xml:space="preserve">Tutor: </w:t>
      </w:r>
      <w:r w:rsidR="008E50E3" w:rsidRPr="00F755B0">
        <w:rPr>
          <w:sz w:val="32"/>
          <w:szCs w:val="32"/>
        </w:rPr>
        <w:t xml:space="preserve">Florian </w:t>
      </w:r>
      <w:r w:rsidR="008E50E3" w:rsidRPr="00F755B0">
        <w:rPr>
          <w:sz w:val="32"/>
          <w:szCs w:val="32"/>
          <w:lang w:val="de-CH"/>
        </w:rPr>
        <w:t>Dörfler</w:t>
      </w:r>
    </w:p>
    <w:p w14:paraId="61B9EC42" w14:textId="77777777" w:rsidR="00A01443" w:rsidRDefault="00A01443" w:rsidP="00ED6D30"/>
    <w:p w14:paraId="34A97A44" w14:textId="77777777" w:rsidR="00A01443" w:rsidRDefault="00A01443" w:rsidP="00ED6D30"/>
    <w:p w14:paraId="64C457D2" w14:textId="77777777" w:rsidR="00A01443" w:rsidRDefault="00A01443" w:rsidP="00ED6D30"/>
    <w:p w14:paraId="5B69FA50" w14:textId="77777777" w:rsidR="00A01443" w:rsidRDefault="00A01443" w:rsidP="00ED6D30"/>
    <w:p w14:paraId="0BB4C5E7" w14:textId="77777777" w:rsidR="00A01443" w:rsidRDefault="00A01443" w:rsidP="00ED6D30"/>
    <w:p w14:paraId="3118E58B" w14:textId="77777777" w:rsidR="00A01443" w:rsidRDefault="00A01443" w:rsidP="00ED6D30"/>
    <w:p w14:paraId="232AC8EF" w14:textId="77777777" w:rsidR="00A01443" w:rsidRDefault="00A01443" w:rsidP="00ED6D30"/>
    <w:p w14:paraId="3B6B3E95" w14:textId="77777777" w:rsidR="00A01443" w:rsidRDefault="00A01443" w:rsidP="00ED6D30"/>
    <w:p w14:paraId="1C4CB817" w14:textId="77777777" w:rsidR="00A01443" w:rsidRDefault="00A01443" w:rsidP="00ED6D30"/>
    <w:p w14:paraId="7E14B293" w14:textId="29E78515" w:rsidR="00A01443" w:rsidRDefault="00610E35" w:rsidP="00F755B0">
      <w:pPr>
        <w:jc w:val="center"/>
      </w:pPr>
      <w:r>
        <w:rPr>
          <w:lang w:val="en-US"/>
        </w:rPr>
        <w:fldChar w:fldCharType="begin"/>
      </w:r>
      <w:r>
        <w:rPr>
          <w:lang w:val="en-US"/>
        </w:rPr>
        <w:instrText xml:space="preserve"> DATE \@ "d MMMM yyyy" </w:instrText>
      </w:r>
      <w:r>
        <w:rPr>
          <w:lang w:val="en-US"/>
        </w:rPr>
        <w:fldChar w:fldCharType="separate"/>
      </w:r>
      <w:ins w:id="3" w:author="Seemann-Ricard  Nicolas" w:date="2023-01-24T15:14:00Z">
        <w:r w:rsidR="00B86788">
          <w:rPr>
            <w:noProof/>
            <w:lang w:val="en-US"/>
          </w:rPr>
          <w:t>24 January 2023</w:t>
        </w:r>
      </w:ins>
      <w:del w:id="4" w:author="Seemann-Ricard  Nicolas" w:date="2023-01-24T15:14:00Z">
        <w:r w:rsidR="00921AAB" w:rsidDel="00B86788">
          <w:rPr>
            <w:noProof/>
            <w:lang w:val="en-US"/>
          </w:rPr>
          <w:delText>5 January 2023</w:delText>
        </w:r>
      </w:del>
      <w:r>
        <w:rPr>
          <w:lang w:val="en-US"/>
        </w:rPr>
        <w:fldChar w:fldCharType="end"/>
      </w:r>
    </w:p>
    <w:p w14:paraId="1669FE46" w14:textId="77777777" w:rsidR="00C10438" w:rsidRDefault="00C10438">
      <w:r>
        <w:rPr>
          <w:b/>
        </w:rPr>
        <w:br w:type="page"/>
      </w:r>
    </w:p>
    <w:sdt>
      <w:sdtPr>
        <w:rPr>
          <w:b w:val="0"/>
          <w:sz w:val="22"/>
          <w:lang w:val="en-GB"/>
        </w:rPr>
        <w:id w:val="1059602796"/>
        <w:docPartObj>
          <w:docPartGallery w:val="Table of Contents"/>
          <w:docPartUnique/>
        </w:docPartObj>
      </w:sdtPr>
      <w:sdtEndPr>
        <w:rPr>
          <w:bCs/>
          <w:noProof/>
        </w:rPr>
      </w:sdtEndPr>
      <w:sdtContent>
        <w:p w14:paraId="3794988F" w14:textId="41A94933" w:rsidR="00F60869" w:rsidRDefault="00F60869">
          <w:pPr>
            <w:pStyle w:val="TOCHeading"/>
          </w:pPr>
          <w:r>
            <w:t>Contents</w:t>
          </w:r>
        </w:p>
        <w:p w14:paraId="4F3D9055" w14:textId="794073EF" w:rsidR="00C10438" w:rsidRDefault="00F60869">
          <w:pPr>
            <w:pStyle w:val="TOC1"/>
            <w:tabs>
              <w:tab w:val="left" w:pos="440"/>
              <w:tab w:val="right" w:leader="dot" w:pos="9016"/>
            </w:tabs>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21522835" w:history="1">
            <w:r w:rsidR="00C10438" w:rsidRPr="00E54ACE">
              <w:rPr>
                <w:rStyle w:val="Hyperlink"/>
                <w:noProof/>
              </w:rPr>
              <w:t>1</w:t>
            </w:r>
            <w:r w:rsidR="00C10438">
              <w:rPr>
                <w:rFonts w:asciiTheme="minorHAnsi" w:hAnsiTheme="minorHAnsi" w:cstheme="minorBidi"/>
                <w:noProof/>
                <w:color w:val="auto"/>
                <w:sz w:val="22"/>
                <w:lang w:val="en-CH"/>
              </w:rPr>
              <w:tab/>
            </w:r>
            <w:r w:rsidR="00C10438" w:rsidRPr="00E54ACE">
              <w:rPr>
                <w:rStyle w:val="Hyperlink"/>
                <w:noProof/>
              </w:rPr>
              <w:t>Introduction</w:t>
            </w:r>
            <w:r w:rsidR="00C10438">
              <w:rPr>
                <w:noProof/>
                <w:webHidden/>
              </w:rPr>
              <w:tab/>
            </w:r>
            <w:r w:rsidR="00C10438">
              <w:rPr>
                <w:noProof/>
                <w:webHidden/>
              </w:rPr>
              <w:fldChar w:fldCharType="begin"/>
            </w:r>
            <w:r w:rsidR="00C10438">
              <w:rPr>
                <w:noProof/>
                <w:webHidden/>
              </w:rPr>
              <w:instrText xml:space="preserve"> PAGEREF _Toc121522835 \h </w:instrText>
            </w:r>
            <w:r w:rsidR="00C10438">
              <w:rPr>
                <w:noProof/>
                <w:webHidden/>
              </w:rPr>
            </w:r>
            <w:r w:rsidR="00C10438">
              <w:rPr>
                <w:noProof/>
                <w:webHidden/>
              </w:rPr>
              <w:fldChar w:fldCharType="separate"/>
            </w:r>
            <w:r w:rsidR="001B1A4B">
              <w:rPr>
                <w:noProof/>
                <w:webHidden/>
              </w:rPr>
              <w:t>4</w:t>
            </w:r>
            <w:r w:rsidR="00C10438">
              <w:rPr>
                <w:noProof/>
                <w:webHidden/>
              </w:rPr>
              <w:fldChar w:fldCharType="end"/>
            </w:r>
          </w:hyperlink>
        </w:p>
        <w:p w14:paraId="07D6EAFE" w14:textId="514E0AE9" w:rsidR="00C10438" w:rsidRDefault="00A562F9">
          <w:pPr>
            <w:pStyle w:val="TOC2"/>
            <w:tabs>
              <w:tab w:val="left" w:pos="880"/>
              <w:tab w:val="right" w:leader="dot" w:pos="9016"/>
            </w:tabs>
            <w:rPr>
              <w:rFonts w:asciiTheme="minorHAnsi" w:hAnsiTheme="minorHAnsi" w:cstheme="minorBidi"/>
              <w:noProof/>
              <w:color w:val="auto"/>
              <w:sz w:val="22"/>
              <w:lang w:val="en-CH"/>
            </w:rPr>
          </w:pPr>
          <w:hyperlink w:anchor="_Toc121522836" w:history="1">
            <w:r w:rsidR="00C10438" w:rsidRPr="00E54ACE">
              <w:rPr>
                <w:rStyle w:val="Hyperlink"/>
                <w:noProof/>
              </w:rPr>
              <w:t>1.1</w:t>
            </w:r>
            <w:r w:rsidR="00C10438">
              <w:rPr>
                <w:rFonts w:asciiTheme="minorHAnsi" w:hAnsiTheme="minorHAnsi" w:cstheme="minorBidi"/>
                <w:noProof/>
                <w:color w:val="auto"/>
                <w:sz w:val="22"/>
                <w:lang w:val="en-CH"/>
              </w:rPr>
              <w:tab/>
            </w:r>
            <w:r w:rsidR="00C10438" w:rsidRPr="00E54ACE">
              <w:rPr>
                <w:rStyle w:val="Hyperlink"/>
                <w:noProof/>
              </w:rPr>
              <w:t>Municipal Solid Waste Management</w:t>
            </w:r>
            <w:r w:rsidR="00C10438">
              <w:rPr>
                <w:noProof/>
                <w:webHidden/>
              </w:rPr>
              <w:tab/>
            </w:r>
            <w:r w:rsidR="00C10438">
              <w:rPr>
                <w:noProof/>
                <w:webHidden/>
              </w:rPr>
              <w:fldChar w:fldCharType="begin"/>
            </w:r>
            <w:r w:rsidR="00C10438">
              <w:rPr>
                <w:noProof/>
                <w:webHidden/>
              </w:rPr>
              <w:instrText xml:space="preserve"> PAGEREF _Toc121522836 \h </w:instrText>
            </w:r>
            <w:r w:rsidR="00C10438">
              <w:rPr>
                <w:noProof/>
                <w:webHidden/>
              </w:rPr>
            </w:r>
            <w:r w:rsidR="00C10438">
              <w:rPr>
                <w:noProof/>
                <w:webHidden/>
              </w:rPr>
              <w:fldChar w:fldCharType="separate"/>
            </w:r>
            <w:r w:rsidR="001B1A4B">
              <w:rPr>
                <w:noProof/>
                <w:webHidden/>
              </w:rPr>
              <w:t>4</w:t>
            </w:r>
            <w:r w:rsidR="00C10438">
              <w:rPr>
                <w:noProof/>
                <w:webHidden/>
              </w:rPr>
              <w:fldChar w:fldCharType="end"/>
            </w:r>
          </w:hyperlink>
        </w:p>
        <w:p w14:paraId="5B01CB25" w14:textId="7A98A778" w:rsidR="00C10438" w:rsidRDefault="00A562F9">
          <w:pPr>
            <w:pStyle w:val="TOC2"/>
            <w:tabs>
              <w:tab w:val="left" w:pos="880"/>
              <w:tab w:val="right" w:leader="dot" w:pos="9016"/>
            </w:tabs>
            <w:rPr>
              <w:rFonts w:asciiTheme="minorHAnsi" w:hAnsiTheme="minorHAnsi" w:cstheme="minorBidi"/>
              <w:noProof/>
              <w:color w:val="auto"/>
              <w:sz w:val="22"/>
              <w:lang w:val="en-CH"/>
            </w:rPr>
          </w:pPr>
          <w:hyperlink w:anchor="_Toc121522837" w:history="1">
            <w:r w:rsidR="00C10438" w:rsidRPr="00E54ACE">
              <w:rPr>
                <w:rStyle w:val="Hyperlink"/>
                <w:noProof/>
              </w:rPr>
              <w:t>1.2</w:t>
            </w:r>
            <w:r w:rsidR="00C10438">
              <w:rPr>
                <w:rFonts w:asciiTheme="minorHAnsi" w:hAnsiTheme="minorHAnsi" w:cstheme="minorBidi"/>
                <w:noProof/>
                <w:color w:val="auto"/>
                <w:sz w:val="22"/>
                <w:lang w:val="en-CH"/>
              </w:rPr>
              <w:tab/>
            </w:r>
            <w:r w:rsidR="00C10438" w:rsidRPr="00E54ACE">
              <w:rPr>
                <w:rStyle w:val="Hyperlink"/>
                <w:noProof/>
              </w:rPr>
              <w:t>MSWM in Malawi</w:t>
            </w:r>
            <w:r w:rsidR="00C10438">
              <w:rPr>
                <w:noProof/>
                <w:webHidden/>
              </w:rPr>
              <w:tab/>
            </w:r>
            <w:r w:rsidR="00C10438">
              <w:rPr>
                <w:noProof/>
                <w:webHidden/>
              </w:rPr>
              <w:fldChar w:fldCharType="begin"/>
            </w:r>
            <w:r w:rsidR="00C10438">
              <w:rPr>
                <w:noProof/>
                <w:webHidden/>
              </w:rPr>
              <w:instrText xml:space="preserve"> PAGEREF _Toc121522837 \h </w:instrText>
            </w:r>
            <w:r w:rsidR="00C10438">
              <w:rPr>
                <w:noProof/>
                <w:webHidden/>
              </w:rPr>
            </w:r>
            <w:r w:rsidR="00C10438">
              <w:rPr>
                <w:noProof/>
                <w:webHidden/>
              </w:rPr>
              <w:fldChar w:fldCharType="separate"/>
            </w:r>
            <w:r w:rsidR="001B1A4B">
              <w:rPr>
                <w:noProof/>
                <w:webHidden/>
              </w:rPr>
              <w:t>4</w:t>
            </w:r>
            <w:r w:rsidR="00C10438">
              <w:rPr>
                <w:noProof/>
                <w:webHidden/>
              </w:rPr>
              <w:fldChar w:fldCharType="end"/>
            </w:r>
          </w:hyperlink>
        </w:p>
        <w:p w14:paraId="6EDB1F1C" w14:textId="1A53AEA0" w:rsidR="00C10438" w:rsidRDefault="00A562F9">
          <w:pPr>
            <w:pStyle w:val="TOC2"/>
            <w:tabs>
              <w:tab w:val="left" w:pos="880"/>
              <w:tab w:val="right" w:leader="dot" w:pos="9016"/>
            </w:tabs>
            <w:rPr>
              <w:rFonts w:asciiTheme="minorHAnsi" w:hAnsiTheme="minorHAnsi" w:cstheme="minorBidi"/>
              <w:noProof/>
              <w:color w:val="auto"/>
              <w:sz w:val="22"/>
              <w:lang w:val="en-CH"/>
            </w:rPr>
          </w:pPr>
          <w:hyperlink w:anchor="_Toc121522838" w:history="1">
            <w:r w:rsidR="00C10438" w:rsidRPr="00E54ACE">
              <w:rPr>
                <w:rStyle w:val="Hyperlink"/>
                <w:noProof/>
              </w:rPr>
              <w:t>1.3</w:t>
            </w:r>
            <w:r w:rsidR="00C10438">
              <w:rPr>
                <w:rFonts w:asciiTheme="minorHAnsi" w:hAnsiTheme="minorHAnsi" w:cstheme="minorBidi"/>
                <w:noProof/>
                <w:color w:val="auto"/>
                <w:sz w:val="22"/>
                <w:lang w:val="en-CH"/>
              </w:rPr>
              <w:tab/>
            </w:r>
            <w:r w:rsidR="00C10438" w:rsidRPr="00E54ACE">
              <w:rPr>
                <w:rStyle w:val="Hyperlink"/>
                <w:noProof/>
              </w:rPr>
              <w:t>Justification and Research Questions</w:t>
            </w:r>
            <w:r w:rsidR="00C10438">
              <w:rPr>
                <w:noProof/>
                <w:webHidden/>
              </w:rPr>
              <w:tab/>
            </w:r>
            <w:r w:rsidR="00C10438">
              <w:rPr>
                <w:noProof/>
                <w:webHidden/>
              </w:rPr>
              <w:fldChar w:fldCharType="begin"/>
            </w:r>
            <w:r w:rsidR="00C10438">
              <w:rPr>
                <w:noProof/>
                <w:webHidden/>
              </w:rPr>
              <w:instrText xml:space="preserve"> PAGEREF _Toc121522838 \h </w:instrText>
            </w:r>
            <w:r w:rsidR="00C10438">
              <w:rPr>
                <w:noProof/>
                <w:webHidden/>
              </w:rPr>
            </w:r>
            <w:r w:rsidR="00C10438">
              <w:rPr>
                <w:noProof/>
                <w:webHidden/>
              </w:rPr>
              <w:fldChar w:fldCharType="separate"/>
            </w:r>
            <w:r w:rsidR="001B1A4B">
              <w:rPr>
                <w:noProof/>
                <w:webHidden/>
              </w:rPr>
              <w:t>4</w:t>
            </w:r>
            <w:r w:rsidR="00C10438">
              <w:rPr>
                <w:noProof/>
                <w:webHidden/>
              </w:rPr>
              <w:fldChar w:fldCharType="end"/>
            </w:r>
          </w:hyperlink>
        </w:p>
        <w:p w14:paraId="674558C0" w14:textId="2DFB005E" w:rsidR="00C10438" w:rsidRDefault="00A562F9">
          <w:pPr>
            <w:pStyle w:val="TOC2"/>
            <w:tabs>
              <w:tab w:val="left" w:pos="880"/>
              <w:tab w:val="right" w:leader="dot" w:pos="9016"/>
            </w:tabs>
            <w:rPr>
              <w:rFonts w:asciiTheme="minorHAnsi" w:hAnsiTheme="minorHAnsi" w:cstheme="minorBidi"/>
              <w:noProof/>
              <w:color w:val="auto"/>
              <w:sz w:val="22"/>
              <w:lang w:val="en-CH"/>
            </w:rPr>
          </w:pPr>
          <w:hyperlink w:anchor="_Toc121522839" w:history="1">
            <w:r w:rsidR="00C10438" w:rsidRPr="00E54ACE">
              <w:rPr>
                <w:rStyle w:val="Hyperlink"/>
                <w:noProof/>
              </w:rPr>
              <w:t>1.4</w:t>
            </w:r>
            <w:r w:rsidR="00C10438">
              <w:rPr>
                <w:rFonts w:asciiTheme="minorHAnsi" w:hAnsiTheme="minorHAnsi" w:cstheme="minorBidi"/>
                <w:noProof/>
                <w:color w:val="auto"/>
                <w:sz w:val="22"/>
                <w:lang w:val="en-CH"/>
              </w:rPr>
              <w:tab/>
            </w:r>
            <w:r w:rsidR="00C10438" w:rsidRPr="00E54ACE">
              <w:rPr>
                <w:rStyle w:val="Hyperlink"/>
                <w:noProof/>
              </w:rPr>
              <w:t>Operation research methods</w:t>
            </w:r>
            <w:r w:rsidR="00C10438">
              <w:rPr>
                <w:noProof/>
                <w:webHidden/>
              </w:rPr>
              <w:tab/>
            </w:r>
            <w:r w:rsidR="00C10438">
              <w:rPr>
                <w:noProof/>
                <w:webHidden/>
              </w:rPr>
              <w:fldChar w:fldCharType="begin"/>
            </w:r>
            <w:r w:rsidR="00C10438">
              <w:rPr>
                <w:noProof/>
                <w:webHidden/>
              </w:rPr>
              <w:instrText xml:space="preserve"> PAGEREF _Toc121522839 \h </w:instrText>
            </w:r>
            <w:r w:rsidR="00C10438">
              <w:rPr>
                <w:noProof/>
                <w:webHidden/>
              </w:rPr>
            </w:r>
            <w:r w:rsidR="00C10438">
              <w:rPr>
                <w:noProof/>
                <w:webHidden/>
              </w:rPr>
              <w:fldChar w:fldCharType="separate"/>
            </w:r>
            <w:r w:rsidR="001B1A4B">
              <w:rPr>
                <w:noProof/>
                <w:webHidden/>
              </w:rPr>
              <w:t>5</w:t>
            </w:r>
            <w:r w:rsidR="00C10438">
              <w:rPr>
                <w:noProof/>
                <w:webHidden/>
              </w:rPr>
              <w:fldChar w:fldCharType="end"/>
            </w:r>
          </w:hyperlink>
        </w:p>
        <w:p w14:paraId="6A6AA706" w14:textId="5D20E7BA" w:rsidR="00C10438" w:rsidRDefault="00A562F9">
          <w:pPr>
            <w:pStyle w:val="TOC1"/>
            <w:tabs>
              <w:tab w:val="left" w:pos="440"/>
              <w:tab w:val="right" w:leader="dot" w:pos="9016"/>
            </w:tabs>
            <w:rPr>
              <w:rFonts w:asciiTheme="minorHAnsi" w:hAnsiTheme="minorHAnsi" w:cstheme="minorBidi"/>
              <w:noProof/>
              <w:color w:val="auto"/>
              <w:sz w:val="22"/>
              <w:lang w:val="en-CH"/>
            </w:rPr>
          </w:pPr>
          <w:hyperlink w:anchor="_Toc121522840" w:history="1">
            <w:r w:rsidR="00C10438" w:rsidRPr="00E54ACE">
              <w:rPr>
                <w:rStyle w:val="Hyperlink"/>
                <w:noProof/>
              </w:rPr>
              <w:t>2</w:t>
            </w:r>
            <w:r w:rsidR="00C10438">
              <w:rPr>
                <w:rFonts w:asciiTheme="minorHAnsi" w:hAnsiTheme="minorHAnsi" w:cstheme="minorBidi"/>
                <w:noProof/>
                <w:color w:val="auto"/>
                <w:sz w:val="22"/>
                <w:lang w:val="en-CH"/>
              </w:rPr>
              <w:tab/>
            </w:r>
            <w:r w:rsidR="00C10438" w:rsidRPr="00E54ACE">
              <w:rPr>
                <w:rStyle w:val="Hyperlink"/>
                <w:noProof/>
              </w:rPr>
              <w:t>Data analysis</w:t>
            </w:r>
            <w:r w:rsidR="00C10438">
              <w:rPr>
                <w:noProof/>
                <w:webHidden/>
              </w:rPr>
              <w:tab/>
            </w:r>
            <w:r w:rsidR="00C10438">
              <w:rPr>
                <w:noProof/>
                <w:webHidden/>
              </w:rPr>
              <w:fldChar w:fldCharType="begin"/>
            </w:r>
            <w:r w:rsidR="00C10438">
              <w:rPr>
                <w:noProof/>
                <w:webHidden/>
              </w:rPr>
              <w:instrText xml:space="preserve"> PAGEREF _Toc121522840 \h </w:instrText>
            </w:r>
            <w:r w:rsidR="00C10438">
              <w:rPr>
                <w:noProof/>
                <w:webHidden/>
              </w:rPr>
            </w:r>
            <w:r w:rsidR="00C10438">
              <w:rPr>
                <w:noProof/>
                <w:webHidden/>
              </w:rPr>
              <w:fldChar w:fldCharType="separate"/>
            </w:r>
            <w:r w:rsidR="001B1A4B">
              <w:rPr>
                <w:noProof/>
                <w:webHidden/>
              </w:rPr>
              <w:t>6</w:t>
            </w:r>
            <w:r w:rsidR="00C10438">
              <w:rPr>
                <w:noProof/>
                <w:webHidden/>
              </w:rPr>
              <w:fldChar w:fldCharType="end"/>
            </w:r>
          </w:hyperlink>
        </w:p>
        <w:p w14:paraId="189672E4" w14:textId="48702E4A" w:rsidR="00C10438" w:rsidRDefault="00A562F9">
          <w:pPr>
            <w:pStyle w:val="TOC2"/>
            <w:tabs>
              <w:tab w:val="left" w:pos="880"/>
              <w:tab w:val="right" w:leader="dot" w:pos="9016"/>
            </w:tabs>
            <w:rPr>
              <w:rFonts w:asciiTheme="minorHAnsi" w:hAnsiTheme="minorHAnsi" w:cstheme="minorBidi"/>
              <w:noProof/>
              <w:color w:val="auto"/>
              <w:sz w:val="22"/>
              <w:lang w:val="en-CH"/>
            </w:rPr>
          </w:pPr>
          <w:hyperlink w:anchor="_Toc121522841" w:history="1">
            <w:r w:rsidR="00C10438" w:rsidRPr="00E54ACE">
              <w:rPr>
                <w:rStyle w:val="Hyperlink"/>
                <w:noProof/>
              </w:rPr>
              <w:t>2.1</w:t>
            </w:r>
            <w:r w:rsidR="00C10438">
              <w:rPr>
                <w:rFonts w:asciiTheme="minorHAnsi" w:hAnsiTheme="minorHAnsi" w:cstheme="minorBidi"/>
                <w:noProof/>
                <w:color w:val="auto"/>
                <w:sz w:val="22"/>
                <w:lang w:val="en-CH"/>
              </w:rPr>
              <w:tab/>
            </w:r>
            <w:r w:rsidR="00C10438" w:rsidRPr="00E54ACE">
              <w:rPr>
                <w:rStyle w:val="Hyperlink"/>
                <w:noProof/>
              </w:rPr>
              <w:t>Data</w:t>
            </w:r>
            <w:r w:rsidR="00C10438">
              <w:rPr>
                <w:noProof/>
                <w:webHidden/>
              </w:rPr>
              <w:tab/>
            </w:r>
            <w:r w:rsidR="00C10438">
              <w:rPr>
                <w:noProof/>
                <w:webHidden/>
              </w:rPr>
              <w:fldChar w:fldCharType="begin"/>
            </w:r>
            <w:r w:rsidR="00C10438">
              <w:rPr>
                <w:noProof/>
                <w:webHidden/>
              </w:rPr>
              <w:instrText xml:space="preserve"> PAGEREF _Toc121522841 \h </w:instrText>
            </w:r>
            <w:r w:rsidR="00C10438">
              <w:rPr>
                <w:noProof/>
                <w:webHidden/>
              </w:rPr>
            </w:r>
            <w:r w:rsidR="00C10438">
              <w:rPr>
                <w:noProof/>
                <w:webHidden/>
              </w:rPr>
              <w:fldChar w:fldCharType="separate"/>
            </w:r>
            <w:r w:rsidR="001B1A4B">
              <w:rPr>
                <w:noProof/>
                <w:webHidden/>
              </w:rPr>
              <w:t>6</w:t>
            </w:r>
            <w:r w:rsidR="00C10438">
              <w:rPr>
                <w:noProof/>
                <w:webHidden/>
              </w:rPr>
              <w:fldChar w:fldCharType="end"/>
            </w:r>
          </w:hyperlink>
        </w:p>
        <w:p w14:paraId="5EC242E8" w14:textId="032EC846"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42" w:history="1">
            <w:r w:rsidR="00C10438" w:rsidRPr="00E54ACE">
              <w:rPr>
                <w:rStyle w:val="Hyperlink"/>
                <w:noProof/>
              </w:rPr>
              <w:t>2.1.1</w:t>
            </w:r>
            <w:r w:rsidR="00C10438">
              <w:rPr>
                <w:rFonts w:asciiTheme="minorHAnsi" w:hAnsiTheme="minorHAnsi" w:cstheme="minorBidi"/>
                <w:noProof/>
                <w:color w:val="auto"/>
                <w:sz w:val="22"/>
                <w:lang w:val="en-CH"/>
              </w:rPr>
              <w:tab/>
            </w:r>
            <w:r w:rsidR="00C10438" w:rsidRPr="00E54ACE">
              <w:rPr>
                <w:rStyle w:val="Hyperlink"/>
                <w:noProof/>
              </w:rPr>
              <w:t>Dump arrivals logs</w:t>
            </w:r>
            <w:r w:rsidR="00C10438">
              <w:rPr>
                <w:noProof/>
                <w:webHidden/>
              </w:rPr>
              <w:tab/>
            </w:r>
            <w:r w:rsidR="00C10438">
              <w:rPr>
                <w:noProof/>
                <w:webHidden/>
              </w:rPr>
              <w:fldChar w:fldCharType="begin"/>
            </w:r>
            <w:r w:rsidR="00C10438">
              <w:rPr>
                <w:noProof/>
                <w:webHidden/>
              </w:rPr>
              <w:instrText xml:space="preserve"> PAGEREF _Toc121522842 \h </w:instrText>
            </w:r>
            <w:r w:rsidR="00C10438">
              <w:rPr>
                <w:noProof/>
                <w:webHidden/>
              </w:rPr>
            </w:r>
            <w:r w:rsidR="00C10438">
              <w:rPr>
                <w:noProof/>
                <w:webHidden/>
              </w:rPr>
              <w:fldChar w:fldCharType="separate"/>
            </w:r>
            <w:r w:rsidR="001B1A4B">
              <w:rPr>
                <w:noProof/>
                <w:webHidden/>
              </w:rPr>
              <w:t>7</w:t>
            </w:r>
            <w:r w:rsidR="00C10438">
              <w:rPr>
                <w:noProof/>
                <w:webHidden/>
              </w:rPr>
              <w:fldChar w:fldCharType="end"/>
            </w:r>
          </w:hyperlink>
        </w:p>
        <w:p w14:paraId="5D8DB351" w14:textId="23CEBD17"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43" w:history="1">
            <w:r w:rsidR="00C10438" w:rsidRPr="00E54ACE">
              <w:rPr>
                <w:rStyle w:val="Hyperlink"/>
                <w:noProof/>
              </w:rPr>
              <w:t>2.1.2</w:t>
            </w:r>
            <w:r w:rsidR="00C10438">
              <w:rPr>
                <w:rFonts w:asciiTheme="minorHAnsi" w:hAnsiTheme="minorHAnsi" w:cstheme="minorBidi"/>
                <w:noProof/>
                <w:color w:val="auto"/>
                <w:sz w:val="22"/>
                <w:lang w:val="en-CH"/>
              </w:rPr>
              <w:tab/>
            </w:r>
            <w:r w:rsidR="00C10438" w:rsidRPr="00E54ACE">
              <w:rPr>
                <w:rStyle w:val="Hyperlink"/>
                <w:noProof/>
              </w:rPr>
              <w:t>Skips filling data</w:t>
            </w:r>
            <w:r w:rsidR="00C10438">
              <w:rPr>
                <w:noProof/>
                <w:webHidden/>
              </w:rPr>
              <w:tab/>
            </w:r>
            <w:r w:rsidR="00C10438">
              <w:rPr>
                <w:noProof/>
                <w:webHidden/>
              </w:rPr>
              <w:fldChar w:fldCharType="begin"/>
            </w:r>
            <w:r w:rsidR="00C10438">
              <w:rPr>
                <w:noProof/>
                <w:webHidden/>
              </w:rPr>
              <w:instrText xml:space="preserve"> PAGEREF _Toc121522843 \h </w:instrText>
            </w:r>
            <w:r w:rsidR="00C10438">
              <w:rPr>
                <w:noProof/>
                <w:webHidden/>
              </w:rPr>
            </w:r>
            <w:r w:rsidR="00C10438">
              <w:rPr>
                <w:noProof/>
                <w:webHidden/>
              </w:rPr>
              <w:fldChar w:fldCharType="separate"/>
            </w:r>
            <w:r w:rsidR="001B1A4B">
              <w:rPr>
                <w:noProof/>
                <w:webHidden/>
              </w:rPr>
              <w:t>7</w:t>
            </w:r>
            <w:r w:rsidR="00C10438">
              <w:rPr>
                <w:noProof/>
                <w:webHidden/>
              </w:rPr>
              <w:fldChar w:fldCharType="end"/>
            </w:r>
          </w:hyperlink>
        </w:p>
        <w:p w14:paraId="20251FFE" w14:textId="184988B5" w:rsidR="00C10438" w:rsidRDefault="00A562F9">
          <w:pPr>
            <w:pStyle w:val="TOC2"/>
            <w:tabs>
              <w:tab w:val="left" w:pos="880"/>
              <w:tab w:val="right" w:leader="dot" w:pos="9016"/>
            </w:tabs>
            <w:rPr>
              <w:rFonts w:asciiTheme="minorHAnsi" w:hAnsiTheme="minorHAnsi" w:cstheme="minorBidi"/>
              <w:noProof/>
              <w:color w:val="auto"/>
              <w:sz w:val="22"/>
              <w:lang w:val="en-CH"/>
            </w:rPr>
          </w:pPr>
          <w:hyperlink w:anchor="_Toc121522844" w:history="1">
            <w:r w:rsidR="00C10438" w:rsidRPr="00E54ACE">
              <w:rPr>
                <w:rStyle w:val="Hyperlink"/>
                <w:noProof/>
              </w:rPr>
              <w:t>2.2</w:t>
            </w:r>
            <w:r w:rsidR="00C10438">
              <w:rPr>
                <w:rFonts w:asciiTheme="minorHAnsi" w:hAnsiTheme="minorHAnsi" w:cstheme="minorBidi"/>
                <w:noProof/>
                <w:color w:val="auto"/>
                <w:sz w:val="22"/>
                <w:lang w:val="en-CH"/>
              </w:rPr>
              <w:tab/>
            </w:r>
            <w:r w:rsidR="00C10438" w:rsidRPr="00E54ACE">
              <w:rPr>
                <w:rStyle w:val="Hyperlink"/>
                <w:noProof/>
              </w:rPr>
              <w:t>Methods</w:t>
            </w:r>
            <w:r w:rsidR="00C10438">
              <w:rPr>
                <w:noProof/>
                <w:webHidden/>
              </w:rPr>
              <w:tab/>
            </w:r>
            <w:r w:rsidR="00C10438">
              <w:rPr>
                <w:noProof/>
                <w:webHidden/>
              </w:rPr>
              <w:fldChar w:fldCharType="begin"/>
            </w:r>
            <w:r w:rsidR="00C10438">
              <w:rPr>
                <w:noProof/>
                <w:webHidden/>
              </w:rPr>
              <w:instrText xml:space="preserve"> PAGEREF _Toc121522844 \h </w:instrText>
            </w:r>
            <w:r w:rsidR="00C10438">
              <w:rPr>
                <w:noProof/>
                <w:webHidden/>
              </w:rPr>
            </w:r>
            <w:r w:rsidR="00C10438">
              <w:rPr>
                <w:noProof/>
                <w:webHidden/>
              </w:rPr>
              <w:fldChar w:fldCharType="separate"/>
            </w:r>
            <w:r w:rsidR="001B1A4B">
              <w:rPr>
                <w:noProof/>
                <w:webHidden/>
              </w:rPr>
              <w:t>9</w:t>
            </w:r>
            <w:r w:rsidR="00C10438">
              <w:rPr>
                <w:noProof/>
                <w:webHidden/>
              </w:rPr>
              <w:fldChar w:fldCharType="end"/>
            </w:r>
          </w:hyperlink>
        </w:p>
        <w:p w14:paraId="4B490686" w14:textId="3747BDFC"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45" w:history="1">
            <w:r w:rsidR="00C10438" w:rsidRPr="00E54ACE">
              <w:rPr>
                <w:rStyle w:val="Hyperlink"/>
                <w:noProof/>
              </w:rPr>
              <w:t>2.2.1</w:t>
            </w:r>
            <w:r w:rsidR="00C10438">
              <w:rPr>
                <w:rFonts w:asciiTheme="minorHAnsi" w:hAnsiTheme="minorHAnsi" w:cstheme="minorBidi"/>
                <w:noProof/>
                <w:color w:val="auto"/>
                <w:sz w:val="22"/>
                <w:lang w:val="en-CH"/>
              </w:rPr>
              <w:tab/>
            </w:r>
            <w:r w:rsidR="00C10438" w:rsidRPr="00E54ACE">
              <w:rPr>
                <w:rStyle w:val="Hyperlink"/>
                <w:noProof/>
              </w:rPr>
              <w:t>Distances and travel times</w:t>
            </w:r>
            <w:r w:rsidR="00C10438">
              <w:rPr>
                <w:noProof/>
                <w:webHidden/>
              </w:rPr>
              <w:tab/>
            </w:r>
            <w:r w:rsidR="00C10438">
              <w:rPr>
                <w:noProof/>
                <w:webHidden/>
              </w:rPr>
              <w:fldChar w:fldCharType="begin"/>
            </w:r>
            <w:r w:rsidR="00C10438">
              <w:rPr>
                <w:noProof/>
                <w:webHidden/>
              </w:rPr>
              <w:instrText xml:space="preserve"> PAGEREF _Toc121522845 \h </w:instrText>
            </w:r>
            <w:r w:rsidR="00C10438">
              <w:rPr>
                <w:noProof/>
                <w:webHidden/>
              </w:rPr>
            </w:r>
            <w:r w:rsidR="00C10438">
              <w:rPr>
                <w:noProof/>
                <w:webHidden/>
              </w:rPr>
              <w:fldChar w:fldCharType="separate"/>
            </w:r>
            <w:r w:rsidR="001B1A4B">
              <w:rPr>
                <w:noProof/>
                <w:webHidden/>
              </w:rPr>
              <w:t>9</w:t>
            </w:r>
            <w:r w:rsidR="00C10438">
              <w:rPr>
                <w:noProof/>
                <w:webHidden/>
              </w:rPr>
              <w:fldChar w:fldCharType="end"/>
            </w:r>
          </w:hyperlink>
        </w:p>
        <w:p w14:paraId="4B8C25CF" w14:textId="5C92C4B6"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46" w:history="1">
            <w:r w:rsidR="00C10438" w:rsidRPr="00E54ACE">
              <w:rPr>
                <w:rStyle w:val="Hyperlink"/>
                <w:noProof/>
              </w:rPr>
              <w:t>2.2.2</w:t>
            </w:r>
            <w:r w:rsidR="00C10438">
              <w:rPr>
                <w:rFonts w:asciiTheme="minorHAnsi" w:hAnsiTheme="minorHAnsi" w:cstheme="minorBidi"/>
                <w:noProof/>
                <w:color w:val="auto"/>
                <w:sz w:val="22"/>
                <w:lang w:val="en-CH"/>
              </w:rPr>
              <w:tab/>
            </w:r>
            <w:r w:rsidR="00C10438" w:rsidRPr="00E54ACE">
              <w:rPr>
                <w:rStyle w:val="Hyperlink"/>
                <w:noProof/>
              </w:rPr>
              <w:t>Filling rates</w:t>
            </w:r>
            <w:r w:rsidR="00C10438">
              <w:rPr>
                <w:noProof/>
                <w:webHidden/>
              </w:rPr>
              <w:tab/>
            </w:r>
            <w:r w:rsidR="00C10438">
              <w:rPr>
                <w:noProof/>
                <w:webHidden/>
              </w:rPr>
              <w:fldChar w:fldCharType="begin"/>
            </w:r>
            <w:r w:rsidR="00C10438">
              <w:rPr>
                <w:noProof/>
                <w:webHidden/>
              </w:rPr>
              <w:instrText xml:space="preserve"> PAGEREF _Toc121522846 \h </w:instrText>
            </w:r>
            <w:r w:rsidR="00C10438">
              <w:rPr>
                <w:noProof/>
                <w:webHidden/>
              </w:rPr>
            </w:r>
            <w:r w:rsidR="00C10438">
              <w:rPr>
                <w:noProof/>
                <w:webHidden/>
              </w:rPr>
              <w:fldChar w:fldCharType="separate"/>
            </w:r>
            <w:r w:rsidR="001B1A4B">
              <w:rPr>
                <w:noProof/>
                <w:webHidden/>
              </w:rPr>
              <w:t>9</w:t>
            </w:r>
            <w:r w:rsidR="00C10438">
              <w:rPr>
                <w:noProof/>
                <w:webHidden/>
              </w:rPr>
              <w:fldChar w:fldCharType="end"/>
            </w:r>
          </w:hyperlink>
        </w:p>
        <w:p w14:paraId="5A935BF3" w14:textId="33D2E9BA"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47" w:history="1">
            <w:r w:rsidR="00C10438" w:rsidRPr="00E54ACE">
              <w:rPr>
                <w:rStyle w:val="Hyperlink"/>
                <w:noProof/>
              </w:rPr>
              <w:t>2.2.3</w:t>
            </w:r>
            <w:r w:rsidR="00C10438">
              <w:rPr>
                <w:rFonts w:asciiTheme="minorHAnsi" w:hAnsiTheme="minorHAnsi" w:cstheme="minorBidi"/>
                <w:noProof/>
                <w:color w:val="auto"/>
                <w:sz w:val="22"/>
                <w:lang w:val="en-CH"/>
              </w:rPr>
              <w:tab/>
            </w:r>
            <w:r w:rsidR="00C10438" w:rsidRPr="00E54ACE">
              <w:rPr>
                <w:rStyle w:val="Hyperlink"/>
                <w:noProof/>
              </w:rPr>
              <w:t>Dump logs</w:t>
            </w:r>
            <w:r w:rsidR="00C10438">
              <w:rPr>
                <w:noProof/>
                <w:webHidden/>
              </w:rPr>
              <w:tab/>
            </w:r>
            <w:r w:rsidR="00C10438">
              <w:rPr>
                <w:noProof/>
                <w:webHidden/>
              </w:rPr>
              <w:fldChar w:fldCharType="begin"/>
            </w:r>
            <w:r w:rsidR="00C10438">
              <w:rPr>
                <w:noProof/>
                <w:webHidden/>
              </w:rPr>
              <w:instrText xml:space="preserve"> PAGEREF _Toc121522847 \h </w:instrText>
            </w:r>
            <w:r w:rsidR="00C10438">
              <w:rPr>
                <w:noProof/>
                <w:webHidden/>
              </w:rPr>
            </w:r>
            <w:r w:rsidR="00C10438">
              <w:rPr>
                <w:noProof/>
                <w:webHidden/>
              </w:rPr>
              <w:fldChar w:fldCharType="separate"/>
            </w:r>
            <w:r w:rsidR="001B1A4B">
              <w:rPr>
                <w:noProof/>
                <w:webHidden/>
              </w:rPr>
              <w:t>11</w:t>
            </w:r>
            <w:r w:rsidR="00C10438">
              <w:rPr>
                <w:noProof/>
                <w:webHidden/>
              </w:rPr>
              <w:fldChar w:fldCharType="end"/>
            </w:r>
          </w:hyperlink>
        </w:p>
        <w:p w14:paraId="623B6CBD" w14:textId="4240B0B6" w:rsidR="00C10438" w:rsidRDefault="00A562F9">
          <w:pPr>
            <w:pStyle w:val="TOC2"/>
            <w:tabs>
              <w:tab w:val="left" w:pos="880"/>
              <w:tab w:val="right" w:leader="dot" w:pos="9016"/>
            </w:tabs>
            <w:rPr>
              <w:rFonts w:asciiTheme="minorHAnsi" w:hAnsiTheme="minorHAnsi" w:cstheme="minorBidi"/>
              <w:noProof/>
              <w:color w:val="auto"/>
              <w:sz w:val="22"/>
              <w:lang w:val="en-CH"/>
            </w:rPr>
          </w:pPr>
          <w:hyperlink w:anchor="_Toc121522848" w:history="1">
            <w:r w:rsidR="00C10438" w:rsidRPr="00E54ACE">
              <w:rPr>
                <w:rStyle w:val="Hyperlink"/>
                <w:noProof/>
              </w:rPr>
              <w:t>2.3</w:t>
            </w:r>
            <w:r w:rsidR="00C10438">
              <w:rPr>
                <w:rFonts w:asciiTheme="minorHAnsi" w:hAnsiTheme="minorHAnsi" w:cstheme="minorBidi"/>
                <w:noProof/>
                <w:color w:val="auto"/>
                <w:sz w:val="22"/>
                <w:lang w:val="en-CH"/>
              </w:rPr>
              <w:tab/>
            </w:r>
            <w:r w:rsidR="00C10438" w:rsidRPr="00E54ACE">
              <w:rPr>
                <w:rStyle w:val="Hyperlink"/>
                <w:noProof/>
              </w:rPr>
              <w:t>Results</w:t>
            </w:r>
            <w:r w:rsidR="00C10438">
              <w:rPr>
                <w:noProof/>
                <w:webHidden/>
              </w:rPr>
              <w:tab/>
            </w:r>
            <w:r w:rsidR="00C10438">
              <w:rPr>
                <w:noProof/>
                <w:webHidden/>
              </w:rPr>
              <w:fldChar w:fldCharType="begin"/>
            </w:r>
            <w:r w:rsidR="00C10438">
              <w:rPr>
                <w:noProof/>
                <w:webHidden/>
              </w:rPr>
              <w:instrText xml:space="preserve"> PAGEREF _Toc121522848 \h </w:instrText>
            </w:r>
            <w:r w:rsidR="00C10438">
              <w:rPr>
                <w:noProof/>
                <w:webHidden/>
              </w:rPr>
            </w:r>
            <w:r w:rsidR="00C10438">
              <w:rPr>
                <w:noProof/>
                <w:webHidden/>
              </w:rPr>
              <w:fldChar w:fldCharType="separate"/>
            </w:r>
            <w:r w:rsidR="001B1A4B">
              <w:rPr>
                <w:noProof/>
                <w:webHidden/>
              </w:rPr>
              <w:t>11</w:t>
            </w:r>
            <w:r w:rsidR="00C10438">
              <w:rPr>
                <w:noProof/>
                <w:webHidden/>
              </w:rPr>
              <w:fldChar w:fldCharType="end"/>
            </w:r>
          </w:hyperlink>
        </w:p>
        <w:p w14:paraId="1CC78B58" w14:textId="0674A085"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49" w:history="1">
            <w:r w:rsidR="00C10438" w:rsidRPr="00E54ACE">
              <w:rPr>
                <w:rStyle w:val="Hyperlink"/>
                <w:noProof/>
              </w:rPr>
              <w:t>2.3.1</w:t>
            </w:r>
            <w:r w:rsidR="00C10438">
              <w:rPr>
                <w:rFonts w:asciiTheme="minorHAnsi" w:hAnsiTheme="minorHAnsi" w:cstheme="minorBidi"/>
                <w:noProof/>
                <w:color w:val="auto"/>
                <w:sz w:val="22"/>
                <w:lang w:val="en-CH"/>
              </w:rPr>
              <w:tab/>
            </w:r>
            <w:r w:rsidR="00C10438" w:rsidRPr="00E54ACE">
              <w:rPr>
                <w:rStyle w:val="Hyperlink"/>
                <w:noProof/>
              </w:rPr>
              <w:t>Filling rates</w:t>
            </w:r>
            <w:r w:rsidR="00C10438">
              <w:rPr>
                <w:noProof/>
                <w:webHidden/>
              </w:rPr>
              <w:tab/>
            </w:r>
            <w:r w:rsidR="00C10438">
              <w:rPr>
                <w:noProof/>
                <w:webHidden/>
              </w:rPr>
              <w:fldChar w:fldCharType="begin"/>
            </w:r>
            <w:r w:rsidR="00C10438">
              <w:rPr>
                <w:noProof/>
                <w:webHidden/>
              </w:rPr>
              <w:instrText xml:space="preserve"> PAGEREF _Toc121522849 \h </w:instrText>
            </w:r>
            <w:r w:rsidR="00C10438">
              <w:rPr>
                <w:noProof/>
                <w:webHidden/>
              </w:rPr>
            </w:r>
            <w:r w:rsidR="00C10438">
              <w:rPr>
                <w:noProof/>
                <w:webHidden/>
              </w:rPr>
              <w:fldChar w:fldCharType="separate"/>
            </w:r>
            <w:r w:rsidR="001B1A4B">
              <w:rPr>
                <w:noProof/>
                <w:webHidden/>
              </w:rPr>
              <w:t>11</w:t>
            </w:r>
            <w:r w:rsidR="00C10438">
              <w:rPr>
                <w:noProof/>
                <w:webHidden/>
              </w:rPr>
              <w:fldChar w:fldCharType="end"/>
            </w:r>
          </w:hyperlink>
        </w:p>
        <w:p w14:paraId="2E396C09" w14:textId="5C15BDF7"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50" w:history="1">
            <w:r w:rsidR="00C10438" w:rsidRPr="00E54ACE">
              <w:rPr>
                <w:rStyle w:val="Hyperlink"/>
                <w:noProof/>
              </w:rPr>
              <w:t>2.3.2</w:t>
            </w:r>
            <w:r w:rsidR="00C10438">
              <w:rPr>
                <w:rFonts w:asciiTheme="minorHAnsi" w:hAnsiTheme="minorHAnsi" w:cstheme="minorBidi"/>
                <w:noProof/>
                <w:color w:val="auto"/>
                <w:sz w:val="22"/>
                <w:lang w:val="en-CH"/>
              </w:rPr>
              <w:tab/>
            </w:r>
            <w:r w:rsidR="00C10438" w:rsidRPr="00E54ACE">
              <w:rPr>
                <w:rStyle w:val="Hyperlink"/>
                <w:noProof/>
              </w:rPr>
              <w:t>Dump logs</w:t>
            </w:r>
            <w:r w:rsidR="00C10438">
              <w:rPr>
                <w:noProof/>
                <w:webHidden/>
              </w:rPr>
              <w:tab/>
            </w:r>
            <w:r w:rsidR="00C10438">
              <w:rPr>
                <w:noProof/>
                <w:webHidden/>
              </w:rPr>
              <w:fldChar w:fldCharType="begin"/>
            </w:r>
            <w:r w:rsidR="00C10438">
              <w:rPr>
                <w:noProof/>
                <w:webHidden/>
              </w:rPr>
              <w:instrText xml:space="preserve"> PAGEREF _Toc121522850 \h </w:instrText>
            </w:r>
            <w:r w:rsidR="00C10438">
              <w:rPr>
                <w:noProof/>
                <w:webHidden/>
              </w:rPr>
            </w:r>
            <w:r w:rsidR="00C10438">
              <w:rPr>
                <w:noProof/>
                <w:webHidden/>
              </w:rPr>
              <w:fldChar w:fldCharType="separate"/>
            </w:r>
            <w:r w:rsidR="001B1A4B">
              <w:rPr>
                <w:noProof/>
                <w:webHidden/>
              </w:rPr>
              <w:t>14</w:t>
            </w:r>
            <w:r w:rsidR="00C10438">
              <w:rPr>
                <w:noProof/>
                <w:webHidden/>
              </w:rPr>
              <w:fldChar w:fldCharType="end"/>
            </w:r>
          </w:hyperlink>
        </w:p>
        <w:p w14:paraId="6BF27088" w14:textId="41B3892C"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51" w:history="1">
            <w:r w:rsidR="00C10438" w:rsidRPr="00E54ACE">
              <w:rPr>
                <w:rStyle w:val="Hyperlink"/>
                <w:noProof/>
              </w:rPr>
              <w:t>2.3.3</w:t>
            </w:r>
            <w:r w:rsidR="00C10438">
              <w:rPr>
                <w:rFonts w:asciiTheme="minorHAnsi" w:hAnsiTheme="minorHAnsi" w:cstheme="minorBidi"/>
                <w:noProof/>
                <w:color w:val="auto"/>
                <w:sz w:val="22"/>
                <w:lang w:val="en-CH"/>
              </w:rPr>
              <w:tab/>
            </w:r>
            <w:r w:rsidR="00C10438" w:rsidRPr="00E54ACE">
              <w:rPr>
                <w:rStyle w:val="Hyperlink"/>
                <w:noProof/>
              </w:rPr>
              <w:t>Extrapolating filling rates</w:t>
            </w:r>
            <w:r w:rsidR="00C10438">
              <w:rPr>
                <w:noProof/>
                <w:webHidden/>
              </w:rPr>
              <w:tab/>
            </w:r>
            <w:r w:rsidR="00C10438">
              <w:rPr>
                <w:noProof/>
                <w:webHidden/>
              </w:rPr>
              <w:fldChar w:fldCharType="begin"/>
            </w:r>
            <w:r w:rsidR="00C10438">
              <w:rPr>
                <w:noProof/>
                <w:webHidden/>
              </w:rPr>
              <w:instrText xml:space="preserve"> PAGEREF _Toc121522851 \h </w:instrText>
            </w:r>
            <w:r w:rsidR="00C10438">
              <w:rPr>
                <w:noProof/>
                <w:webHidden/>
              </w:rPr>
            </w:r>
            <w:r w:rsidR="00C10438">
              <w:rPr>
                <w:noProof/>
                <w:webHidden/>
              </w:rPr>
              <w:fldChar w:fldCharType="separate"/>
            </w:r>
            <w:r w:rsidR="001B1A4B">
              <w:rPr>
                <w:noProof/>
                <w:webHidden/>
              </w:rPr>
              <w:t>16</w:t>
            </w:r>
            <w:r w:rsidR="00C10438">
              <w:rPr>
                <w:noProof/>
                <w:webHidden/>
              </w:rPr>
              <w:fldChar w:fldCharType="end"/>
            </w:r>
          </w:hyperlink>
        </w:p>
        <w:p w14:paraId="4ED3F463" w14:textId="2FA1F15B" w:rsidR="00C10438" w:rsidRDefault="00A562F9">
          <w:pPr>
            <w:pStyle w:val="TOC2"/>
            <w:tabs>
              <w:tab w:val="left" w:pos="880"/>
              <w:tab w:val="right" w:leader="dot" w:pos="9016"/>
            </w:tabs>
            <w:rPr>
              <w:rFonts w:asciiTheme="minorHAnsi" w:hAnsiTheme="minorHAnsi" w:cstheme="minorBidi"/>
              <w:noProof/>
              <w:color w:val="auto"/>
              <w:sz w:val="22"/>
              <w:lang w:val="en-CH"/>
            </w:rPr>
          </w:pPr>
          <w:hyperlink w:anchor="_Toc121522852" w:history="1">
            <w:r w:rsidR="00C10438" w:rsidRPr="00E54ACE">
              <w:rPr>
                <w:rStyle w:val="Hyperlink"/>
                <w:noProof/>
              </w:rPr>
              <w:t>2.4</w:t>
            </w:r>
            <w:r w:rsidR="00C10438">
              <w:rPr>
                <w:rFonts w:asciiTheme="minorHAnsi" w:hAnsiTheme="minorHAnsi" w:cstheme="minorBidi"/>
                <w:noProof/>
                <w:color w:val="auto"/>
                <w:sz w:val="22"/>
                <w:lang w:val="en-CH"/>
              </w:rPr>
              <w:tab/>
            </w:r>
            <w:r w:rsidR="00C10438" w:rsidRPr="00E54ACE">
              <w:rPr>
                <w:rStyle w:val="Hyperlink"/>
                <w:noProof/>
              </w:rPr>
              <w:t>Discussion</w:t>
            </w:r>
            <w:r w:rsidR="00C10438">
              <w:rPr>
                <w:noProof/>
                <w:webHidden/>
              </w:rPr>
              <w:tab/>
            </w:r>
            <w:r w:rsidR="00C10438">
              <w:rPr>
                <w:noProof/>
                <w:webHidden/>
              </w:rPr>
              <w:fldChar w:fldCharType="begin"/>
            </w:r>
            <w:r w:rsidR="00C10438">
              <w:rPr>
                <w:noProof/>
                <w:webHidden/>
              </w:rPr>
              <w:instrText xml:space="preserve"> PAGEREF _Toc121522852 \h </w:instrText>
            </w:r>
            <w:r w:rsidR="00C10438">
              <w:rPr>
                <w:noProof/>
                <w:webHidden/>
              </w:rPr>
            </w:r>
            <w:r w:rsidR="00C10438">
              <w:rPr>
                <w:noProof/>
                <w:webHidden/>
              </w:rPr>
              <w:fldChar w:fldCharType="separate"/>
            </w:r>
            <w:r w:rsidR="001B1A4B">
              <w:rPr>
                <w:noProof/>
                <w:webHidden/>
              </w:rPr>
              <w:t>19</w:t>
            </w:r>
            <w:r w:rsidR="00C10438">
              <w:rPr>
                <w:noProof/>
                <w:webHidden/>
              </w:rPr>
              <w:fldChar w:fldCharType="end"/>
            </w:r>
          </w:hyperlink>
        </w:p>
        <w:p w14:paraId="345351DB" w14:textId="25DC5325" w:rsidR="00C10438" w:rsidRDefault="00A562F9">
          <w:pPr>
            <w:pStyle w:val="TOC1"/>
            <w:tabs>
              <w:tab w:val="left" w:pos="440"/>
              <w:tab w:val="right" w:leader="dot" w:pos="9016"/>
            </w:tabs>
            <w:rPr>
              <w:rFonts w:asciiTheme="minorHAnsi" w:hAnsiTheme="minorHAnsi" w:cstheme="minorBidi"/>
              <w:noProof/>
              <w:color w:val="auto"/>
              <w:sz w:val="22"/>
              <w:lang w:val="en-CH"/>
            </w:rPr>
          </w:pPr>
          <w:hyperlink w:anchor="_Toc121522853" w:history="1">
            <w:r w:rsidR="00C10438" w:rsidRPr="00E54ACE">
              <w:rPr>
                <w:rStyle w:val="Hyperlink"/>
                <w:noProof/>
              </w:rPr>
              <w:t>3</w:t>
            </w:r>
            <w:r w:rsidR="00C10438">
              <w:rPr>
                <w:rFonts w:asciiTheme="minorHAnsi" w:hAnsiTheme="minorHAnsi" w:cstheme="minorBidi"/>
                <w:noProof/>
                <w:color w:val="auto"/>
                <w:sz w:val="22"/>
                <w:lang w:val="en-CH"/>
              </w:rPr>
              <w:tab/>
            </w:r>
            <w:r w:rsidR="00C10438" w:rsidRPr="00E54ACE">
              <w:rPr>
                <w:rStyle w:val="Hyperlink"/>
                <w:noProof/>
              </w:rPr>
              <w:t>Optimization model</w:t>
            </w:r>
            <w:r w:rsidR="00C10438">
              <w:rPr>
                <w:noProof/>
                <w:webHidden/>
              </w:rPr>
              <w:tab/>
            </w:r>
            <w:r w:rsidR="00C10438">
              <w:rPr>
                <w:noProof/>
                <w:webHidden/>
              </w:rPr>
              <w:fldChar w:fldCharType="begin"/>
            </w:r>
            <w:r w:rsidR="00C10438">
              <w:rPr>
                <w:noProof/>
                <w:webHidden/>
              </w:rPr>
              <w:instrText xml:space="preserve"> PAGEREF _Toc121522853 \h </w:instrText>
            </w:r>
            <w:r w:rsidR="00C10438">
              <w:rPr>
                <w:noProof/>
                <w:webHidden/>
              </w:rPr>
            </w:r>
            <w:r w:rsidR="00C10438">
              <w:rPr>
                <w:noProof/>
                <w:webHidden/>
              </w:rPr>
              <w:fldChar w:fldCharType="separate"/>
            </w:r>
            <w:r w:rsidR="001B1A4B">
              <w:rPr>
                <w:noProof/>
                <w:webHidden/>
              </w:rPr>
              <w:t>20</w:t>
            </w:r>
            <w:r w:rsidR="00C10438">
              <w:rPr>
                <w:noProof/>
                <w:webHidden/>
              </w:rPr>
              <w:fldChar w:fldCharType="end"/>
            </w:r>
          </w:hyperlink>
        </w:p>
        <w:p w14:paraId="7B781ADE" w14:textId="76B03562" w:rsidR="00C10438" w:rsidRDefault="00A562F9">
          <w:pPr>
            <w:pStyle w:val="TOC2"/>
            <w:tabs>
              <w:tab w:val="left" w:pos="880"/>
              <w:tab w:val="right" w:leader="dot" w:pos="9016"/>
            </w:tabs>
            <w:rPr>
              <w:rFonts w:asciiTheme="minorHAnsi" w:hAnsiTheme="minorHAnsi" w:cstheme="minorBidi"/>
              <w:noProof/>
              <w:color w:val="auto"/>
              <w:sz w:val="22"/>
              <w:lang w:val="en-CH"/>
            </w:rPr>
          </w:pPr>
          <w:hyperlink w:anchor="_Toc121522854" w:history="1">
            <w:r w:rsidR="00C10438" w:rsidRPr="00E54ACE">
              <w:rPr>
                <w:rStyle w:val="Hyperlink"/>
                <w:noProof/>
              </w:rPr>
              <w:t>3.1</w:t>
            </w:r>
            <w:r w:rsidR="00C10438">
              <w:rPr>
                <w:rFonts w:asciiTheme="minorHAnsi" w:hAnsiTheme="minorHAnsi" w:cstheme="minorBidi"/>
                <w:noProof/>
                <w:color w:val="auto"/>
                <w:sz w:val="22"/>
                <w:lang w:val="en-CH"/>
              </w:rPr>
              <w:tab/>
            </w:r>
            <w:r w:rsidR="00C10438" w:rsidRPr="00E54ACE">
              <w:rPr>
                <w:rStyle w:val="Hyperlink"/>
                <w:noProof/>
              </w:rPr>
              <w:t>Methods</w:t>
            </w:r>
            <w:r w:rsidR="00C10438">
              <w:rPr>
                <w:noProof/>
                <w:webHidden/>
              </w:rPr>
              <w:tab/>
            </w:r>
            <w:r w:rsidR="00C10438">
              <w:rPr>
                <w:noProof/>
                <w:webHidden/>
              </w:rPr>
              <w:fldChar w:fldCharType="begin"/>
            </w:r>
            <w:r w:rsidR="00C10438">
              <w:rPr>
                <w:noProof/>
                <w:webHidden/>
              </w:rPr>
              <w:instrText xml:space="preserve"> PAGEREF _Toc121522854 \h </w:instrText>
            </w:r>
            <w:r w:rsidR="00C10438">
              <w:rPr>
                <w:noProof/>
                <w:webHidden/>
              </w:rPr>
            </w:r>
            <w:r w:rsidR="00C10438">
              <w:rPr>
                <w:noProof/>
                <w:webHidden/>
              </w:rPr>
              <w:fldChar w:fldCharType="separate"/>
            </w:r>
            <w:r w:rsidR="001B1A4B">
              <w:rPr>
                <w:noProof/>
                <w:webHidden/>
              </w:rPr>
              <w:t>21</w:t>
            </w:r>
            <w:r w:rsidR="00C10438">
              <w:rPr>
                <w:noProof/>
                <w:webHidden/>
              </w:rPr>
              <w:fldChar w:fldCharType="end"/>
            </w:r>
          </w:hyperlink>
        </w:p>
        <w:p w14:paraId="49ABAE75" w14:textId="63611890"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55" w:history="1">
            <w:r w:rsidR="00C10438" w:rsidRPr="00E54ACE">
              <w:rPr>
                <w:rStyle w:val="Hyperlink"/>
                <w:noProof/>
              </w:rPr>
              <w:t>3.1.1</w:t>
            </w:r>
            <w:r w:rsidR="00C10438">
              <w:rPr>
                <w:rFonts w:asciiTheme="minorHAnsi" w:hAnsiTheme="minorHAnsi" w:cstheme="minorBidi"/>
                <w:noProof/>
                <w:color w:val="auto"/>
                <w:sz w:val="22"/>
                <w:lang w:val="en-CH"/>
              </w:rPr>
              <w:tab/>
            </w:r>
            <w:r w:rsidR="00C10438" w:rsidRPr="00E54ACE">
              <w:rPr>
                <w:rStyle w:val="Hyperlink"/>
                <w:noProof/>
              </w:rPr>
              <w:t>Pre-processing, scenario creation and selection</w:t>
            </w:r>
            <w:r w:rsidR="00C10438">
              <w:rPr>
                <w:noProof/>
                <w:webHidden/>
              </w:rPr>
              <w:tab/>
            </w:r>
            <w:r w:rsidR="00C10438">
              <w:rPr>
                <w:noProof/>
                <w:webHidden/>
              </w:rPr>
              <w:fldChar w:fldCharType="begin"/>
            </w:r>
            <w:r w:rsidR="00C10438">
              <w:rPr>
                <w:noProof/>
                <w:webHidden/>
              </w:rPr>
              <w:instrText xml:space="preserve"> PAGEREF _Toc121522855 \h </w:instrText>
            </w:r>
            <w:r w:rsidR="00C10438">
              <w:rPr>
                <w:noProof/>
                <w:webHidden/>
              </w:rPr>
            </w:r>
            <w:r w:rsidR="00C10438">
              <w:rPr>
                <w:noProof/>
                <w:webHidden/>
              </w:rPr>
              <w:fldChar w:fldCharType="separate"/>
            </w:r>
            <w:r w:rsidR="001B1A4B">
              <w:rPr>
                <w:noProof/>
                <w:webHidden/>
              </w:rPr>
              <w:t>22</w:t>
            </w:r>
            <w:r w:rsidR="00C10438">
              <w:rPr>
                <w:noProof/>
                <w:webHidden/>
              </w:rPr>
              <w:fldChar w:fldCharType="end"/>
            </w:r>
          </w:hyperlink>
        </w:p>
        <w:p w14:paraId="5A50A96D" w14:textId="33CAB616"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56" w:history="1">
            <w:r w:rsidR="00C10438" w:rsidRPr="00E54ACE">
              <w:rPr>
                <w:rStyle w:val="Hyperlink"/>
                <w:noProof/>
              </w:rPr>
              <w:t>3.1.2</w:t>
            </w:r>
            <w:r w:rsidR="00C10438">
              <w:rPr>
                <w:rFonts w:asciiTheme="minorHAnsi" w:hAnsiTheme="minorHAnsi" w:cstheme="minorBidi"/>
                <w:noProof/>
                <w:color w:val="auto"/>
                <w:sz w:val="22"/>
                <w:lang w:val="en-CH"/>
              </w:rPr>
              <w:tab/>
            </w:r>
            <w:r w:rsidR="00C10438" w:rsidRPr="00E54ACE">
              <w:rPr>
                <w:rStyle w:val="Hyperlink"/>
                <w:noProof/>
              </w:rPr>
              <w:t>Problem formulation</w:t>
            </w:r>
            <w:r w:rsidR="00C10438">
              <w:rPr>
                <w:noProof/>
                <w:webHidden/>
              </w:rPr>
              <w:tab/>
            </w:r>
            <w:r w:rsidR="00C10438">
              <w:rPr>
                <w:noProof/>
                <w:webHidden/>
              </w:rPr>
              <w:fldChar w:fldCharType="begin"/>
            </w:r>
            <w:r w:rsidR="00C10438">
              <w:rPr>
                <w:noProof/>
                <w:webHidden/>
              </w:rPr>
              <w:instrText xml:space="preserve"> PAGEREF _Toc121522856 \h </w:instrText>
            </w:r>
            <w:r w:rsidR="00C10438">
              <w:rPr>
                <w:noProof/>
                <w:webHidden/>
              </w:rPr>
            </w:r>
            <w:r w:rsidR="00C10438">
              <w:rPr>
                <w:noProof/>
                <w:webHidden/>
              </w:rPr>
              <w:fldChar w:fldCharType="separate"/>
            </w:r>
            <w:r w:rsidR="001B1A4B">
              <w:rPr>
                <w:noProof/>
                <w:webHidden/>
              </w:rPr>
              <w:t>23</w:t>
            </w:r>
            <w:r w:rsidR="00C10438">
              <w:rPr>
                <w:noProof/>
                <w:webHidden/>
              </w:rPr>
              <w:fldChar w:fldCharType="end"/>
            </w:r>
          </w:hyperlink>
        </w:p>
        <w:p w14:paraId="63809C27" w14:textId="71C73748"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57" w:history="1">
            <w:r w:rsidR="00C10438" w:rsidRPr="00E54ACE">
              <w:rPr>
                <w:rStyle w:val="Hyperlink"/>
                <w:noProof/>
              </w:rPr>
              <w:t>3.1.3</w:t>
            </w:r>
            <w:r w:rsidR="00C10438">
              <w:rPr>
                <w:rFonts w:asciiTheme="minorHAnsi" w:hAnsiTheme="minorHAnsi" w:cstheme="minorBidi"/>
                <w:noProof/>
                <w:color w:val="auto"/>
                <w:sz w:val="22"/>
                <w:lang w:val="en-CH"/>
              </w:rPr>
              <w:tab/>
            </w:r>
            <w:r w:rsidR="00C10438" w:rsidRPr="00E54ACE">
              <w:rPr>
                <w:rStyle w:val="Hyperlink"/>
                <w:noProof/>
              </w:rPr>
              <w:t>Solver</w:t>
            </w:r>
            <w:r w:rsidR="00C10438">
              <w:rPr>
                <w:noProof/>
                <w:webHidden/>
              </w:rPr>
              <w:tab/>
            </w:r>
            <w:r w:rsidR="00C10438">
              <w:rPr>
                <w:noProof/>
                <w:webHidden/>
              </w:rPr>
              <w:fldChar w:fldCharType="begin"/>
            </w:r>
            <w:r w:rsidR="00C10438">
              <w:rPr>
                <w:noProof/>
                <w:webHidden/>
              </w:rPr>
              <w:instrText xml:space="preserve"> PAGEREF _Toc121522857 \h </w:instrText>
            </w:r>
            <w:r w:rsidR="00C10438">
              <w:rPr>
                <w:noProof/>
                <w:webHidden/>
              </w:rPr>
            </w:r>
            <w:r w:rsidR="00C10438">
              <w:rPr>
                <w:noProof/>
                <w:webHidden/>
              </w:rPr>
              <w:fldChar w:fldCharType="separate"/>
            </w:r>
            <w:r w:rsidR="001B1A4B">
              <w:rPr>
                <w:noProof/>
                <w:webHidden/>
              </w:rPr>
              <w:t>25</w:t>
            </w:r>
            <w:r w:rsidR="00C10438">
              <w:rPr>
                <w:noProof/>
                <w:webHidden/>
              </w:rPr>
              <w:fldChar w:fldCharType="end"/>
            </w:r>
          </w:hyperlink>
        </w:p>
        <w:p w14:paraId="57F3710A" w14:textId="6AE038C4" w:rsidR="00C10438" w:rsidRDefault="00A562F9">
          <w:pPr>
            <w:pStyle w:val="TOC2"/>
            <w:tabs>
              <w:tab w:val="left" w:pos="880"/>
              <w:tab w:val="right" w:leader="dot" w:pos="9016"/>
            </w:tabs>
            <w:rPr>
              <w:rFonts w:asciiTheme="minorHAnsi" w:hAnsiTheme="minorHAnsi" w:cstheme="minorBidi"/>
              <w:noProof/>
              <w:color w:val="auto"/>
              <w:sz w:val="22"/>
              <w:lang w:val="en-CH"/>
            </w:rPr>
          </w:pPr>
          <w:hyperlink w:anchor="_Toc121522858" w:history="1">
            <w:r w:rsidR="00C10438" w:rsidRPr="00E54ACE">
              <w:rPr>
                <w:rStyle w:val="Hyperlink"/>
                <w:noProof/>
              </w:rPr>
              <w:t>3.2</w:t>
            </w:r>
            <w:r w:rsidR="00C10438">
              <w:rPr>
                <w:rFonts w:asciiTheme="minorHAnsi" w:hAnsiTheme="minorHAnsi" w:cstheme="minorBidi"/>
                <w:noProof/>
                <w:color w:val="auto"/>
                <w:sz w:val="22"/>
                <w:lang w:val="en-CH"/>
              </w:rPr>
              <w:tab/>
            </w:r>
            <w:r w:rsidR="00C10438" w:rsidRPr="00E54ACE">
              <w:rPr>
                <w:rStyle w:val="Hyperlink"/>
                <w:noProof/>
              </w:rPr>
              <w:t>Results</w:t>
            </w:r>
            <w:r w:rsidR="00C10438">
              <w:rPr>
                <w:noProof/>
                <w:webHidden/>
              </w:rPr>
              <w:tab/>
            </w:r>
            <w:r w:rsidR="00C10438">
              <w:rPr>
                <w:noProof/>
                <w:webHidden/>
              </w:rPr>
              <w:fldChar w:fldCharType="begin"/>
            </w:r>
            <w:r w:rsidR="00C10438">
              <w:rPr>
                <w:noProof/>
                <w:webHidden/>
              </w:rPr>
              <w:instrText xml:space="preserve"> PAGEREF _Toc121522858 \h </w:instrText>
            </w:r>
            <w:r w:rsidR="00C10438">
              <w:rPr>
                <w:noProof/>
                <w:webHidden/>
              </w:rPr>
            </w:r>
            <w:r w:rsidR="00C10438">
              <w:rPr>
                <w:noProof/>
                <w:webHidden/>
              </w:rPr>
              <w:fldChar w:fldCharType="separate"/>
            </w:r>
            <w:r w:rsidR="001B1A4B">
              <w:rPr>
                <w:noProof/>
                <w:webHidden/>
              </w:rPr>
              <w:t>25</w:t>
            </w:r>
            <w:r w:rsidR="00C10438">
              <w:rPr>
                <w:noProof/>
                <w:webHidden/>
              </w:rPr>
              <w:fldChar w:fldCharType="end"/>
            </w:r>
          </w:hyperlink>
        </w:p>
        <w:p w14:paraId="3144638D" w14:textId="7E4421EF"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59" w:history="1">
            <w:r w:rsidR="00C10438" w:rsidRPr="00E54ACE">
              <w:rPr>
                <w:rStyle w:val="Hyperlink"/>
                <w:noProof/>
              </w:rPr>
              <w:t>3.2.1</w:t>
            </w:r>
            <w:r w:rsidR="00C10438">
              <w:rPr>
                <w:rFonts w:asciiTheme="minorHAnsi" w:hAnsiTheme="minorHAnsi" w:cstheme="minorBidi"/>
                <w:noProof/>
                <w:color w:val="auto"/>
                <w:sz w:val="22"/>
                <w:lang w:val="en-CH"/>
              </w:rPr>
              <w:tab/>
            </w:r>
            <w:r w:rsidR="00C10438" w:rsidRPr="00E54ACE">
              <w:rPr>
                <w:rStyle w:val="Hyperlink"/>
                <w:noProof/>
              </w:rPr>
              <w:t>Current estimated operation</w:t>
            </w:r>
            <w:r w:rsidR="00C10438">
              <w:rPr>
                <w:noProof/>
                <w:webHidden/>
              </w:rPr>
              <w:tab/>
            </w:r>
            <w:r w:rsidR="00C10438">
              <w:rPr>
                <w:noProof/>
                <w:webHidden/>
              </w:rPr>
              <w:fldChar w:fldCharType="begin"/>
            </w:r>
            <w:r w:rsidR="00C10438">
              <w:rPr>
                <w:noProof/>
                <w:webHidden/>
              </w:rPr>
              <w:instrText xml:space="preserve"> PAGEREF _Toc121522859 \h </w:instrText>
            </w:r>
            <w:r w:rsidR="00C10438">
              <w:rPr>
                <w:noProof/>
                <w:webHidden/>
              </w:rPr>
            </w:r>
            <w:r w:rsidR="00C10438">
              <w:rPr>
                <w:noProof/>
                <w:webHidden/>
              </w:rPr>
              <w:fldChar w:fldCharType="separate"/>
            </w:r>
            <w:r w:rsidR="001B1A4B">
              <w:rPr>
                <w:noProof/>
                <w:webHidden/>
              </w:rPr>
              <w:t>29</w:t>
            </w:r>
            <w:r w:rsidR="00C10438">
              <w:rPr>
                <w:noProof/>
                <w:webHidden/>
              </w:rPr>
              <w:fldChar w:fldCharType="end"/>
            </w:r>
          </w:hyperlink>
        </w:p>
        <w:p w14:paraId="27ABE6AD" w14:textId="492F19C7"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60" w:history="1">
            <w:r w:rsidR="00C10438" w:rsidRPr="00E54ACE">
              <w:rPr>
                <w:rStyle w:val="Hyperlink"/>
                <w:noProof/>
              </w:rPr>
              <w:t>3.2.2</w:t>
            </w:r>
            <w:r w:rsidR="00C10438">
              <w:rPr>
                <w:rFonts w:asciiTheme="minorHAnsi" w:hAnsiTheme="minorHAnsi" w:cstheme="minorBidi"/>
                <w:noProof/>
                <w:color w:val="auto"/>
                <w:sz w:val="22"/>
                <w:lang w:val="en-CH"/>
              </w:rPr>
              <w:tab/>
            </w:r>
            <w:r w:rsidR="00C10438" w:rsidRPr="00E54ACE">
              <w:rPr>
                <w:rStyle w:val="Hyperlink"/>
                <w:noProof/>
              </w:rPr>
              <w:t>Estimated potential of organic waste separation</w:t>
            </w:r>
            <w:r w:rsidR="00C10438">
              <w:rPr>
                <w:noProof/>
                <w:webHidden/>
              </w:rPr>
              <w:tab/>
            </w:r>
            <w:r w:rsidR="00C10438">
              <w:rPr>
                <w:noProof/>
                <w:webHidden/>
              </w:rPr>
              <w:fldChar w:fldCharType="begin"/>
            </w:r>
            <w:r w:rsidR="00C10438">
              <w:rPr>
                <w:noProof/>
                <w:webHidden/>
              </w:rPr>
              <w:instrText xml:space="preserve"> PAGEREF _Toc121522860 \h </w:instrText>
            </w:r>
            <w:r w:rsidR="00C10438">
              <w:rPr>
                <w:noProof/>
                <w:webHidden/>
              </w:rPr>
            </w:r>
            <w:r w:rsidR="00C10438">
              <w:rPr>
                <w:noProof/>
                <w:webHidden/>
              </w:rPr>
              <w:fldChar w:fldCharType="separate"/>
            </w:r>
            <w:r w:rsidR="001B1A4B">
              <w:rPr>
                <w:noProof/>
                <w:webHidden/>
              </w:rPr>
              <w:t>30</w:t>
            </w:r>
            <w:r w:rsidR="00C10438">
              <w:rPr>
                <w:noProof/>
                <w:webHidden/>
              </w:rPr>
              <w:fldChar w:fldCharType="end"/>
            </w:r>
          </w:hyperlink>
        </w:p>
        <w:p w14:paraId="08BD3525" w14:textId="2F484105" w:rsidR="00C10438" w:rsidRDefault="00A562F9">
          <w:pPr>
            <w:pStyle w:val="TOC1"/>
            <w:tabs>
              <w:tab w:val="left" w:pos="440"/>
              <w:tab w:val="right" w:leader="dot" w:pos="9016"/>
            </w:tabs>
            <w:rPr>
              <w:rFonts w:asciiTheme="minorHAnsi" w:hAnsiTheme="minorHAnsi" w:cstheme="minorBidi"/>
              <w:noProof/>
              <w:color w:val="auto"/>
              <w:sz w:val="22"/>
              <w:lang w:val="en-CH"/>
            </w:rPr>
          </w:pPr>
          <w:hyperlink w:anchor="_Toc121522861" w:history="1">
            <w:r w:rsidR="00C10438" w:rsidRPr="00E54ACE">
              <w:rPr>
                <w:rStyle w:val="Hyperlink"/>
                <w:noProof/>
              </w:rPr>
              <w:t>4</w:t>
            </w:r>
            <w:r w:rsidR="00C10438">
              <w:rPr>
                <w:rFonts w:asciiTheme="minorHAnsi" w:hAnsiTheme="minorHAnsi" w:cstheme="minorBidi"/>
                <w:noProof/>
                <w:color w:val="auto"/>
                <w:sz w:val="22"/>
                <w:lang w:val="en-CH"/>
              </w:rPr>
              <w:tab/>
            </w:r>
            <w:r w:rsidR="00C10438" w:rsidRPr="00E54ACE">
              <w:rPr>
                <w:rStyle w:val="Hyperlink"/>
                <w:noProof/>
              </w:rPr>
              <w:t>Discussion</w:t>
            </w:r>
            <w:r w:rsidR="00C10438">
              <w:rPr>
                <w:noProof/>
                <w:webHidden/>
              </w:rPr>
              <w:tab/>
            </w:r>
            <w:r w:rsidR="00C10438">
              <w:rPr>
                <w:noProof/>
                <w:webHidden/>
              </w:rPr>
              <w:fldChar w:fldCharType="begin"/>
            </w:r>
            <w:r w:rsidR="00C10438">
              <w:rPr>
                <w:noProof/>
                <w:webHidden/>
              </w:rPr>
              <w:instrText xml:space="preserve"> PAGEREF _Toc121522861 \h </w:instrText>
            </w:r>
            <w:r w:rsidR="00C10438">
              <w:rPr>
                <w:noProof/>
                <w:webHidden/>
              </w:rPr>
            </w:r>
            <w:r w:rsidR="00C10438">
              <w:rPr>
                <w:noProof/>
                <w:webHidden/>
              </w:rPr>
              <w:fldChar w:fldCharType="separate"/>
            </w:r>
            <w:r w:rsidR="001B1A4B">
              <w:rPr>
                <w:noProof/>
                <w:webHidden/>
              </w:rPr>
              <w:t>30</w:t>
            </w:r>
            <w:r w:rsidR="00C10438">
              <w:rPr>
                <w:noProof/>
                <w:webHidden/>
              </w:rPr>
              <w:fldChar w:fldCharType="end"/>
            </w:r>
          </w:hyperlink>
        </w:p>
        <w:p w14:paraId="5DAC8C0E" w14:textId="681A9882" w:rsidR="00C10438" w:rsidRDefault="00A562F9">
          <w:pPr>
            <w:pStyle w:val="TOC2"/>
            <w:tabs>
              <w:tab w:val="left" w:pos="880"/>
              <w:tab w:val="right" w:leader="dot" w:pos="9016"/>
            </w:tabs>
            <w:rPr>
              <w:rFonts w:asciiTheme="minorHAnsi" w:hAnsiTheme="minorHAnsi" w:cstheme="minorBidi"/>
              <w:noProof/>
              <w:color w:val="auto"/>
              <w:sz w:val="22"/>
              <w:lang w:val="en-CH"/>
            </w:rPr>
          </w:pPr>
          <w:hyperlink w:anchor="_Toc121522862" w:history="1">
            <w:r w:rsidR="00C10438" w:rsidRPr="00E54ACE">
              <w:rPr>
                <w:rStyle w:val="Hyperlink"/>
                <w:noProof/>
              </w:rPr>
              <w:t>4.1</w:t>
            </w:r>
            <w:r w:rsidR="00C10438">
              <w:rPr>
                <w:rFonts w:asciiTheme="minorHAnsi" w:hAnsiTheme="minorHAnsi" w:cstheme="minorBidi"/>
                <w:noProof/>
                <w:color w:val="auto"/>
                <w:sz w:val="22"/>
                <w:lang w:val="en-CH"/>
              </w:rPr>
              <w:tab/>
            </w:r>
            <w:r w:rsidR="00C10438" w:rsidRPr="00E54ACE">
              <w:rPr>
                <w:rStyle w:val="Hyperlink"/>
                <w:noProof/>
              </w:rPr>
              <w:t>Capital expenditure</w:t>
            </w:r>
            <w:r w:rsidR="00C10438">
              <w:rPr>
                <w:noProof/>
                <w:webHidden/>
              </w:rPr>
              <w:tab/>
            </w:r>
            <w:r w:rsidR="00C10438">
              <w:rPr>
                <w:noProof/>
                <w:webHidden/>
              </w:rPr>
              <w:fldChar w:fldCharType="begin"/>
            </w:r>
            <w:r w:rsidR="00C10438">
              <w:rPr>
                <w:noProof/>
                <w:webHidden/>
              </w:rPr>
              <w:instrText xml:space="preserve"> PAGEREF _Toc121522862 \h </w:instrText>
            </w:r>
            <w:r w:rsidR="00C10438">
              <w:rPr>
                <w:noProof/>
                <w:webHidden/>
              </w:rPr>
            </w:r>
            <w:r w:rsidR="00C10438">
              <w:rPr>
                <w:noProof/>
                <w:webHidden/>
              </w:rPr>
              <w:fldChar w:fldCharType="separate"/>
            </w:r>
            <w:r w:rsidR="001B1A4B">
              <w:rPr>
                <w:noProof/>
                <w:webHidden/>
              </w:rPr>
              <w:t>30</w:t>
            </w:r>
            <w:r w:rsidR="00C10438">
              <w:rPr>
                <w:noProof/>
                <w:webHidden/>
              </w:rPr>
              <w:fldChar w:fldCharType="end"/>
            </w:r>
          </w:hyperlink>
        </w:p>
        <w:p w14:paraId="3F85D718" w14:textId="0A01484B" w:rsidR="00C10438" w:rsidRDefault="00A562F9">
          <w:pPr>
            <w:pStyle w:val="TOC2"/>
            <w:tabs>
              <w:tab w:val="left" w:pos="880"/>
              <w:tab w:val="right" w:leader="dot" w:pos="9016"/>
            </w:tabs>
            <w:rPr>
              <w:rFonts w:asciiTheme="minorHAnsi" w:hAnsiTheme="minorHAnsi" w:cstheme="minorBidi"/>
              <w:noProof/>
              <w:color w:val="auto"/>
              <w:sz w:val="22"/>
              <w:lang w:val="en-CH"/>
            </w:rPr>
          </w:pPr>
          <w:hyperlink w:anchor="_Toc121522863" w:history="1">
            <w:r w:rsidR="00C10438" w:rsidRPr="00E54ACE">
              <w:rPr>
                <w:rStyle w:val="Hyperlink"/>
                <w:noProof/>
              </w:rPr>
              <w:t>4.2</w:t>
            </w:r>
            <w:r w:rsidR="00C10438">
              <w:rPr>
                <w:rFonts w:asciiTheme="minorHAnsi" w:hAnsiTheme="minorHAnsi" w:cstheme="minorBidi"/>
                <w:noProof/>
                <w:color w:val="auto"/>
                <w:sz w:val="22"/>
                <w:lang w:val="en-CH"/>
              </w:rPr>
              <w:tab/>
            </w:r>
            <w:r w:rsidR="00C10438" w:rsidRPr="00E54ACE">
              <w:rPr>
                <w:rStyle w:val="Hyperlink"/>
                <w:noProof/>
              </w:rPr>
              <w:t>Operation</w:t>
            </w:r>
            <w:r w:rsidR="00C10438">
              <w:rPr>
                <w:noProof/>
                <w:webHidden/>
              </w:rPr>
              <w:tab/>
            </w:r>
            <w:r w:rsidR="00C10438">
              <w:rPr>
                <w:noProof/>
                <w:webHidden/>
              </w:rPr>
              <w:fldChar w:fldCharType="begin"/>
            </w:r>
            <w:r w:rsidR="00C10438">
              <w:rPr>
                <w:noProof/>
                <w:webHidden/>
              </w:rPr>
              <w:instrText xml:space="preserve"> PAGEREF _Toc121522863 \h </w:instrText>
            </w:r>
            <w:r w:rsidR="00C10438">
              <w:rPr>
                <w:noProof/>
                <w:webHidden/>
              </w:rPr>
            </w:r>
            <w:r w:rsidR="00C10438">
              <w:rPr>
                <w:noProof/>
                <w:webHidden/>
              </w:rPr>
              <w:fldChar w:fldCharType="separate"/>
            </w:r>
            <w:r w:rsidR="001B1A4B">
              <w:rPr>
                <w:noProof/>
                <w:webHidden/>
              </w:rPr>
              <w:t>31</w:t>
            </w:r>
            <w:r w:rsidR="00C10438">
              <w:rPr>
                <w:noProof/>
                <w:webHidden/>
              </w:rPr>
              <w:fldChar w:fldCharType="end"/>
            </w:r>
          </w:hyperlink>
        </w:p>
        <w:p w14:paraId="0C997DAD" w14:textId="0667BA17" w:rsidR="00C10438" w:rsidRDefault="00A562F9">
          <w:pPr>
            <w:pStyle w:val="TOC1"/>
            <w:tabs>
              <w:tab w:val="left" w:pos="440"/>
              <w:tab w:val="right" w:leader="dot" w:pos="9016"/>
            </w:tabs>
            <w:rPr>
              <w:rFonts w:asciiTheme="minorHAnsi" w:hAnsiTheme="minorHAnsi" w:cstheme="minorBidi"/>
              <w:noProof/>
              <w:color w:val="auto"/>
              <w:sz w:val="22"/>
              <w:lang w:val="en-CH"/>
            </w:rPr>
          </w:pPr>
          <w:hyperlink w:anchor="_Toc121522864" w:history="1">
            <w:r w:rsidR="00C10438" w:rsidRPr="00E54ACE">
              <w:rPr>
                <w:rStyle w:val="Hyperlink"/>
                <w:noProof/>
              </w:rPr>
              <w:t>5</w:t>
            </w:r>
            <w:r w:rsidR="00C10438">
              <w:rPr>
                <w:rFonts w:asciiTheme="minorHAnsi" w:hAnsiTheme="minorHAnsi" w:cstheme="minorBidi"/>
                <w:noProof/>
                <w:color w:val="auto"/>
                <w:sz w:val="22"/>
                <w:lang w:val="en-CH"/>
              </w:rPr>
              <w:tab/>
            </w:r>
            <w:r w:rsidR="00C10438" w:rsidRPr="00E54ACE">
              <w:rPr>
                <w:rStyle w:val="Hyperlink"/>
                <w:noProof/>
              </w:rPr>
              <w:t>Outlook</w:t>
            </w:r>
            <w:r w:rsidR="00C10438">
              <w:rPr>
                <w:noProof/>
                <w:webHidden/>
              </w:rPr>
              <w:tab/>
            </w:r>
            <w:r w:rsidR="00C10438">
              <w:rPr>
                <w:noProof/>
                <w:webHidden/>
              </w:rPr>
              <w:fldChar w:fldCharType="begin"/>
            </w:r>
            <w:r w:rsidR="00C10438">
              <w:rPr>
                <w:noProof/>
                <w:webHidden/>
              </w:rPr>
              <w:instrText xml:space="preserve"> PAGEREF _Toc121522864 \h </w:instrText>
            </w:r>
            <w:r w:rsidR="00C10438">
              <w:rPr>
                <w:noProof/>
                <w:webHidden/>
              </w:rPr>
            </w:r>
            <w:r w:rsidR="00C10438">
              <w:rPr>
                <w:noProof/>
                <w:webHidden/>
              </w:rPr>
              <w:fldChar w:fldCharType="separate"/>
            </w:r>
            <w:r w:rsidR="001B1A4B">
              <w:rPr>
                <w:noProof/>
                <w:webHidden/>
              </w:rPr>
              <w:t>31</w:t>
            </w:r>
            <w:r w:rsidR="00C10438">
              <w:rPr>
                <w:noProof/>
                <w:webHidden/>
              </w:rPr>
              <w:fldChar w:fldCharType="end"/>
            </w:r>
          </w:hyperlink>
        </w:p>
        <w:p w14:paraId="77771409" w14:textId="357F4CBE" w:rsidR="00C10438" w:rsidRDefault="00A562F9">
          <w:pPr>
            <w:pStyle w:val="TOC2"/>
            <w:tabs>
              <w:tab w:val="left" w:pos="880"/>
              <w:tab w:val="right" w:leader="dot" w:pos="9016"/>
            </w:tabs>
            <w:rPr>
              <w:rFonts w:asciiTheme="minorHAnsi" w:hAnsiTheme="minorHAnsi" w:cstheme="minorBidi"/>
              <w:noProof/>
              <w:color w:val="auto"/>
              <w:sz w:val="22"/>
              <w:lang w:val="en-CH"/>
            </w:rPr>
          </w:pPr>
          <w:hyperlink w:anchor="_Toc121522865" w:history="1">
            <w:r w:rsidR="00C10438" w:rsidRPr="00E54ACE">
              <w:rPr>
                <w:rStyle w:val="Hyperlink"/>
                <w:noProof/>
              </w:rPr>
              <w:t>5.1</w:t>
            </w:r>
            <w:r w:rsidR="00C10438">
              <w:rPr>
                <w:rFonts w:asciiTheme="minorHAnsi" w:hAnsiTheme="minorHAnsi" w:cstheme="minorBidi"/>
                <w:noProof/>
                <w:color w:val="auto"/>
                <w:sz w:val="22"/>
                <w:lang w:val="en-CH"/>
              </w:rPr>
              <w:tab/>
            </w:r>
            <w:r w:rsidR="00C10438" w:rsidRPr="00E54ACE">
              <w:rPr>
                <w:rStyle w:val="Hyperlink"/>
                <w:noProof/>
              </w:rPr>
              <w:t>Implementation</w:t>
            </w:r>
            <w:r w:rsidR="00C10438">
              <w:rPr>
                <w:noProof/>
                <w:webHidden/>
              </w:rPr>
              <w:tab/>
            </w:r>
            <w:r w:rsidR="00C10438">
              <w:rPr>
                <w:noProof/>
                <w:webHidden/>
              </w:rPr>
              <w:fldChar w:fldCharType="begin"/>
            </w:r>
            <w:r w:rsidR="00C10438">
              <w:rPr>
                <w:noProof/>
                <w:webHidden/>
              </w:rPr>
              <w:instrText xml:space="preserve"> PAGEREF _Toc121522865 \h </w:instrText>
            </w:r>
            <w:r w:rsidR="00C10438">
              <w:rPr>
                <w:noProof/>
                <w:webHidden/>
              </w:rPr>
            </w:r>
            <w:r w:rsidR="00C10438">
              <w:rPr>
                <w:noProof/>
                <w:webHidden/>
              </w:rPr>
              <w:fldChar w:fldCharType="separate"/>
            </w:r>
            <w:r w:rsidR="001B1A4B">
              <w:rPr>
                <w:noProof/>
                <w:webHidden/>
              </w:rPr>
              <w:t>31</w:t>
            </w:r>
            <w:r w:rsidR="00C10438">
              <w:rPr>
                <w:noProof/>
                <w:webHidden/>
              </w:rPr>
              <w:fldChar w:fldCharType="end"/>
            </w:r>
          </w:hyperlink>
        </w:p>
        <w:p w14:paraId="2E489455" w14:textId="4C6E1A51"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66" w:history="1">
            <w:r w:rsidR="00C10438" w:rsidRPr="00E54ACE">
              <w:rPr>
                <w:rStyle w:val="Hyperlink"/>
                <w:noProof/>
              </w:rPr>
              <w:t>5.1.1</w:t>
            </w:r>
            <w:r w:rsidR="00C10438">
              <w:rPr>
                <w:rFonts w:asciiTheme="minorHAnsi" w:hAnsiTheme="minorHAnsi" w:cstheme="minorBidi"/>
                <w:noProof/>
                <w:color w:val="auto"/>
                <w:sz w:val="22"/>
                <w:lang w:val="en-CH"/>
              </w:rPr>
              <w:tab/>
            </w:r>
            <w:r w:rsidR="00C10438" w:rsidRPr="00E54ACE">
              <w:rPr>
                <w:rStyle w:val="Hyperlink"/>
                <w:noProof/>
              </w:rPr>
              <w:t>Data collection</w:t>
            </w:r>
            <w:r w:rsidR="00C10438">
              <w:rPr>
                <w:noProof/>
                <w:webHidden/>
              </w:rPr>
              <w:tab/>
            </w:r>
            <w:r w:rsidR="00C10438">
              <w:rPr>
                <w:noProof/>
                <w:webHidden/>
              </w:rPr>
              <w:fldChar w:fldCharType="begin"/>
            </w:r>
            <w:r w:rsidR="00C10438">
              <w:rPr>
                <w:noProof/>
                <w:webHidden/>
              </w:rPr>
              <w:instrText xml:space="preserve"> PAGEREF _Toc121522866 \h </w:instrText>
            </w:r>
            <w:r w:rsidR="00C10438">
              <w:rPr>
                <w:noProof/>
                <w:webHidden/>
              </w:rPr>
            </w:r>
            <w:r w:rsidR="00C10438">
              <w:rPr>
                <w:noProof/>
                <w:webHidden/>
              </w:rPr>
              <w:fldChar w:fldCharType="separate"/>
            </w:r>
            <w:r w:rsidR="001B1A4B">
              <w:rPr>
                <w:noProof/>
                <w:webHidden/>
              </w:rPr>
              <w:t>31</w:t>
            </w:r>
            <w:r w:rsidR="00C10438">
              <w:rPr>
                <w:noProof/>
                <w:webHidden/>
              </w:rPr>
              <w:fldChar w:fldCharType="end"/>
            </w:r>
          </w:hyperlink>
        </w:p>
        <w:p w14:paraId="316F4C7C" w14:textId="5C34C02A" w:rsidR="00C10438" w:rsidRDefault="00A562F9">
          <w:pPr>
            <w:pStyle w:val="TOC3"/>
            <w:tabs>
              <w:tab w:val="left" w:pos="1320"/>
              <w:tab w:val="right" w:leader="dot" w:pos="9016"/>
            </w:tabs>
            <w:rPr>
              <w:rFonts w:asciiTheme="minorHAnsi" w:hAnsiTheme="minorHAnsi" w:cstheme="minorBidi"/>
              <w:noProof/>
              <w:color w:val="auto"/>
              <w:sz w:val="22"/>
              <w:lang w:val="en-CH"/>
            </w:rPr>
          </w:pPr>
          <w:hyperlink w:anchor="_Toc121522867" w:history="1">
            <w:r w:rsidR="00C10438" w:rsidRPr="00E54ACE">
              <w:rPr>
                <w:rStyle w:val="Hyperlink"/>
                <w:noProof/>
              </w:rPr>
              <w:t>5.1.2</w:t>
            </w:r>
            <w:r w:rsidR="00C10438">
              <w:rPr>
                <w:rFonts w:asciiTheme="minorHAnsi" w:hAnsiTheme="minorHAnsi" w:cstheme="minorBidi"/>
                <w:noProof/>
                <w:color w:val="auto"/>
                <w:sz w:val="22"/>
                <w:lang w:val="en-CH"/>
              </w:rPr>
              <w:tab/>
            </w:r>
            <w:r w:rsidR="00C10438" w:rsidRPr="00E54ACE">
              <w:rPr>
                <w:rStyle w:val="Hyperlink"/>
                <w:noProof/>
              </w:rPr>
              <w:t>Information flow/monitoring</w:t>
            </w:r>
            <w:r w:rsidR="00C10438">
              <w:rPr>
                <w:noProof/>
                <w:webHidden/>
              </w:rPr>
              <w:tab/>
            </w:r>
            <w:r w:rsidR="00C10438">
              <w:rPr>
                <w:noProof/>
                <w:webHidden/>
              </w:rPr>
              <w:fldChar w:fldCharType="begin"/>
            </w:r>
            <w:r w:rsidR="00C10438">
              <w:rPr>
                <w:noProof/>
                <w:webHidden/>
              </w:rPr>
              <w:instrText xml:space="preserve"> PAGEREF _Toc121522867 \h </w:instrText>
            </w:r>
            <w:r w:rsidR="00C10438">
              <w:rPr>
                <w:noProof/>
                <w:webHidden/>
              </w:rPr>
            </w:r>
            <w:r w:rsidR="00C10438">
              <w:rPr>
                <w:noProof/>
                <w:webHidden/>
              </w:rPr>
              <w:fldChar w:fldCharType="separate"/>
            </w:r>
            <w:r w:rsidR="001B1A4B">
              <w:rPr>
                <w:noProof/>
                <w:webHidden/>
              </w:rPr>
              <w:t>32</w:t>
            </w:r>
            <w:r w:rsidR="00C10438">
              <w:rPr>
                <w:noProof/>
                <w:webHidden/>
              </w:rPr>
              <w:fldChar w:fldCharType="end"/>
            </w:r>
          </w:hyperlink>
        </w:p>
        <w:p w14:paraId="15D5EF17" w14:textId="61CFE92E" w:rsidR="00C10438" w:rsidRDefault="00A562F9">
          <w:pPr>
            <w:pStyle w:val="TOC1"/>
            <w:tabs>
              <w:tab w:val="left" w:pos="440"/>
              <w:tab w:val="right" w:leader="dot" w:pos="9016"/>
            </w:tabs>
            <w:rPr>
              <w:rFonts w:asciiTheme="minorHAnsi" w:hAnsiTheme="minorHAnsi" w:cstheme="minorBidi"/>
              <w:noProof/>
              <w:color w:val="auto"/>
              <w:sz w:val="22"/>
              <w:lang w:val="en-CH"/>
            </w:rPr>
          </w:pPr>
          <w:hyperlink w:anchor="_Toc121522868" w:history="1">
            <w:r w:rsidR="00C10438" w:rsidRPr="00E54ACE">
              <w:rPr>
                <w:rStyle w:val="Hyperlink"/>
                <w:noProof/>
              </w:rPr>
              <w:t>6</w:t>
            </w:r>
            <w:r w:rsidR="00C10438">
              <w:rPr>
                <w:rFonts w:asciiTheme="minorHAnsi" w:hAnsiTheme="minorHAnsi" w:cstheme="minorBidi"/>
                <w:noProof/>
                <w:color w:val="auto"/>
                <w:sz w:val="22"/>
                <w:lang w:val="en-CH"/>
              </w:rPr>
              <w:tab/>
            </w:r>
            <w:r w:rsidR="00C10438" w:rsidRPr="00E54ACE">
              <w:rPr>
                <w:rStyle w:val="Hyperlink"/>
                <w:noProof/>
              </w:rPr>
              <w:t>Conclusion</w:t>
            </w:r>
            <w:r w:rsidR="00C10438">
              <w:rPr>
                <w:noProof/>
                <w:webHidden/>
              </w:rPr>
              <w:tab/>
            </w:r>
            <w:r w:rsidR="00C10438">
              <w:rPr>
                <w:noProof/>
                <w:webHidden/>
              </w:rPr>
              <w:fldChar w:fldCharType="begin"/>
            </w:r>
            <w:r w:rsidR="00C10438">
              <w:rPr>
                <w:noProof/>
                <w:webHidden/>
              </w:rPr>
              <w:instrText xml:space="preserve"> PAGEREF _Toc121522868 \h </w:instrText>
            </w:r>
            <w:r w:rsidR="00C10438">
              <w:rPr>
                <w:noProof/>
                <w:webHidden/>
              </w:rPr>
            </w:r>
            <w:r w:rsidR="00C10438">
              <w:rPr>
                <w:noProof/>
                <w:webHidden/>
              </w:rPr>
              <w:fldChar w:fldCharType="separate"/>
            </w:r>
            <w:r w:rsidR="001B1A4B">
              <w:rPr>
                <w:noProof/>
                <w:webHidden/>
              </w:rPr>
              <w:t>32</w:t>
            </w:r>
            <w:r w:rsidR="00C10438">
              <w:rPr>
                <w:noProof/>
                <w:webHidden/>
              </w:rPr>
              <w:fldChar w:fldCharType="end"/>
            </w:r>
          </w:hyperlink>
        </w:p>
        <w:p w14:paraId="4B42081E" w14:textId="0517C39E" w:rsidR="00C10438" w:rsidRDefault="00A562F9">
          <w:pPr>
            <w:pStyle w:val="TOC1"/>
            <w:tabs>
              <w:tab w:val="left" w:pos="440"/>
              <w:tab w:val="right" w:leader="dot" w:pos="9016"/>
            </w:tabs>
            <w:rPr>
              <w:rFonts w:asciiTheme="minorHAnsi" w:hAnsiTheme="minorHAnsi" w:cstheme="minorBidi"/>
              <w:noProof/>
              <w:color w:val="auto"/>
              <w:sz w:val="22"/>
              <w:lang w:val="en-CH"/>
            </w:rPr>
          </w:pPr>
          <w:hyperlink w:anchor="_Toc121522869" w:history="1">
            <w:r w:rsidR="00C10438" w:rsidRPr="00E54ACE">
              <w:rPr>
                <w:rStyle w:val="Hyperlink"/>
                <w:noProof/>
              </w:rPr>
              <w:t>7</w:t>
            </w:r>
            <w:r w:rsidR="00C10438">
              <w:rPr>
                <w:rFonts w:asciiTheme="minorHAnsi" w:hAnsiTheme="minorHAnsi" w:cstheme="minorBidi"/>
                <w:noProof/>
                <w:color w:val="auto"/>
                <w:sz w:val="22"/>
                <w:lang w:val="en-CH"/>
              </w:rPr>
              <w:tab/>
            </w:r>
            <w:r w:rsidR="00C10438" w:rsidRPr="00E54ACE">
              <w:rPr>
                <w:rStyle w:val="Hyperlink"/>
                <w:noProof/>
              </w:rPr>
              <w:t>References</w:t>
            </w:r>
            <w:r w:rsidR="00C10438">
              <w:rPr>
                <w:noProof/>
                <w:webHidden/>
              </w:rPr>
              <w:tab/>
            </w:r>
            <w:r w:rsidR="00C10438">
              <w:rPr>
                <w:noProof/>
                <w:webHidden/>
              </w:rPr>
              <w:fldChar w:fldCharType="begin"/>
            </w:r>
            <w:r w:rsidR="00C10438">
              <w:rPr>
                <w:noProof/>
                <w:webHidden/>
              </w:rPr>
              <w:instrText xml:space="preserve"> PAGEREF _Toc121522869 \h </w:instrText>
            </w:r>
            <w:r w:rsidR="00C10438">
              <w:rPr>
                <w:noProof/>
                <w:webHidden/>
              </w:rPr>
            </w:r>
            <w:r w:rsidR="00C10438">
              <w:rPr>
                <w:noProof/>
                <w:webHidden/>
              </w:rPr>
              <w:fldChar w:fldCharType="separate"/>
            </w:r>
            <w:r w:rsidR="001B1A4B">
              <w:rPr>
                <w:noProof/>
                <w:webHidden/>
              </w:rPr>
              <w:t>32</w:t>
            </w:r>
            <w:r w:rsidR="00C10438">
              <w:rPr>
                <w:noProof/>
                <w:webHidden/>
              </w:rPr>
              <w:fldChar w:fldCharType="end"/>
            </w:r>
          </w:hyperlink>
        </w:p>
        <w:p w14:paraId="5AAD6DBB" w14:textId="3F3E3AAB" w:rsidR="00F60869" w:rsidRDefault="00F60869">
          <w:r>
            <w:rPr>
              <w:b/>
              <w:bCs/>
              <w:noProof/>
            </w:rPr>
            <w:fldChar w:fldCharType="end"/>
          </w:r>
        </w:p>
      </w:sdtContent>
    </w:sdt>
    <w:p w14:paraId="47CF8701" w14:textId="2E0D9FB4" w:rsidR="00A01443" w:rsidRDefault="00A01443" w:rsidP="00ED6D30"/>
    <w:p w14:paraId="36ACCCDF" w14:textId="77777777" w:rsidR="00485076" w:rsidRDefault="00485076" w:rsidP="00ED6D30">
      <w:pPr>
        <w:rPr>
          <w:rFonts w:ascii="Times New Roman" w:eastAsiaTheme="majorEastAsia" w:hAnsi="Times New Roman" w:cstheme="majorBidi"/>
          <w:color w:val="000000" w:themeColor="text1"/>
          <w:sz w:val="32"/>
          <w:szCs w:val="32"/>
        </w:rPr>
      </w:pPr>
      <w:r>
        <w:br w:type="page"/>
      </w:r>
    </w:p>
    <w:p w14:paraId="16F6C276" w14:textId="36C55509" w:rsidR="00A01443" w:rsidRDefault="00A96E4C" w:rsidP="00ED6D30">
      <w:pPr>
        <w:pStyle w:val="Heading1"/>
      </w:pPr>
      <w:bookmarkStart w:id="5" w:name="_Toc121522835"/>
      <w:r w:rsidRPr="00981814">
        <w:lastRenderedPageBreak/>
        <w:t>Introduction</w:t>
      </w:r>
      <w:bookmarkEnd w:id="5"/>
    </w:p>
    <w:p w14:paraId="15B81623" w14:textId="728707ED" w:rsidR="004050B5" w:rsidRDefault="006D601C" w:rsidP="004050B5">
      <w:pPr>
        <w:pStyle w:val="Heading2"/>
      </w:pPr>
      <w:bookmarkStart w:id="6" w:name="_Toc121522836"/>
      <w:r>
        <w:t xml:space="preserve">Municipal </w:t>
      </w:r>
      <w:r w:rsidR="00A96E4C">
        <w:t>Solid Waste Management</w:t>
      </w:r>
      <w:bookmarkEnd w:id="6"/>
    </w:p>
    <w:p w14:paraId="78F35004" w14:textId="6704B663" w:rsidR="004050B5" w:rsidRPr="004050B5" w:rsidRDefault="006D601C" w:rsidP="004050B5">
      <w:r>
        <w:t>Municipal solid</w:t>
      </w:r>
      <w:r w:rsidR="00C91F17">
        <w:t xml:space="preserve"> waste management </w:t>
      </w:r>
      <w:r>
        <w:t xml:space="preserve">(MSWM) </w:t>
      </w:r>
      <w:r w:rsidR="00C91F17">
        <w:t>is crucial for public</w:t>
      </w:r>
      <w:r w:rsidR="00B063B3">
        <w:t xml:space="preserve"> and environmental health, to ensure the quality of the urban environment</w:t>
      </w:r>
      <w:r w:rsidR="00C10438">
        <w:t xml:space="preserve"> </w:t>
      </w:r>
      <w:r w:rsidR="00B063B3">
        <w:fldChar w:fldCharType="begin"/>
      </w:r>
      <w:r w:rsidR="00436D26">
        <w:instrText xml:space="preserve"> ADDIN ZOTERO_ITEM CSL_CITATION {"citationID":"gGyiUk1C","properties":{"formattedCitation":"(Sch\\uc0\\u252{}beler, 1996)","plainCitation":"(Schübeler, 1996)","noteIndex":0},"citationItems":[{"id":441,"uris":["http://zotero.org/users/7260192/items/YFS23PDN"],"itemData":{"id":441,"type":"article-journal","container-title":"URBAN MANAGEMENT AND INFRASTRUCTURE","language":"en","page":"59","source":"Zotero","title":"Conceptual Framework for Municipal Solid Waste Management in Low-Income Countries","author":[{"family":"Schübeler","given":"Peter"}],"issued":{"date-parts":[["1996"]]},"citation-key":"schubelerConceptualFrameworkMunicipal1996"}}],"schema":"https://github.com/citation-style-language/schema/raw/master/csl-citation.json"} </w:instrText>
      </w:r>
      <w:r w:rsidR="00B063B3">
        <w:fldChar w:fldCharType="separate"/>
      </w:r>
      <w:r w:rsidR="00436D26" w:rsidRPr="00436D26">
        <w:rPr>
          <w:rFonts w:cs="Times"/>
          <w:szCs w:val="24"/>
        </w:rPr>
        <w:t>(Schübeler, 1996)</w:t>
      </w:r>
      <w:r w:rsidR="00B063B3">
        <w:fldChar w:fldCharType="end"/>
      </w:r>
      <w:r w:rsidR="00B063B3">
        <w:t xml:space="preserve">. </w:t>
      </w:r>
      <w:r>
        <w:t xml:space="preserve">Municipal waste is </w:t>
      </w:r>
      <w:r w:rsidR="00921AAB">
        <w:t>composed of various waste types with</w:t>
      </w:r>
      <w:r w:rsidR="00166F30">
        <w:t xml:space="preserve"> widely varying characteristics. The sources include household waste, commercial waste</w:t>
      </w:r>
      <w:r w:rsidR="000F1688">
        <w:t xml:space="preserve"> (e.g. markets)</w:t>
      </w:r>
      <w:r w:rsidR="00166F30">
        <w:t>, institutional waste</w:t>
      </w:r>
      <w:r w:rsidR="000F1688">
        <w:t xml:space="preserve"> (e.g. hospitals)</w:t>
      </w:r>
      <w:r w:rsidR="00166F30">
        <w:t xml:space="preserve">, street sweepings, hazardous waste, construction debris etc. </w:t>
      </w:r>
      <w:r w:rsidR="000F1688">
        <w:fldChar w:fldCharType="begin"/>
      </w:r>
      <w:r w:rsidR="00B5577A">
        <w:instrText xml:space="preserve"> ADDIN ZOTERO_ITEM CSL_CITATION {"citationID":"vMxnLztz","properties":{"formattedCitation":"(Coffey &amp; Coad, 2010; Okot-Okumu, 2012)","plainCitation":"(Coffey &amp; Coad, 2010; Okot-Okumu, 2012)","noteIndex":0},"citationItems":[{"id":575,"uris":["http://zotero.org/users/7260192/items/LCA25PE5"],"itemData":{"id":575,"type":"book","call-number":"TD790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Programme","given":""}],"issued":{"date-parts":[["2010"]]},"citation-key":"coffeyCollectionMunicipalSolid2010"}},{"id":256,"uris":["http://zotero.org/users/7260192/items/8YQ6P6H5"],"itemData":{"id":256,"type":"book","abstract":"Open access peer-reviewed chapter","ISBN":"978-953-51-0795-8","language":"en","note":"container-title: Waste Management - An Integrated Vision\nDOI: 10.5772/50241","publisher":"IntechOpen","source":"www.intechopen.com","title":"Solid Waste Management in African Cities – East Africa","URL":"https://www.intechopen.com/chapters/undefined/state.item.id","author":[{"family":"Okot-Okumu","given":"James"}],"accessed":{"date-parts":[["2022",9,3]]},"issued":{"date-parts":[["2012",10,26]]},"citation-key":"okot-okumuSolidWasteManagement2012"}}],"schema":"https://github.com/citation-style-language/schema/raw/master/csl-citation.json"} </w:instrText>
      </w:r>
      <w:r w:rsidR="000F1688">
        <w:fldChar w:fldCharType="separate"/>
      </w:r>
      <w:r w:rsidR="00B5577A" w:rsidRPr="00B5577A">
        <w:rPr>
          <w:rFonts w:cs="Times"/>
        </w:rPr>
        <w:t>(Coffey &amp; Coad, 2010; Okot-Okumu, 2012)</w:t>
      </w:r>
      <w:r w:rsidR="000F1688">
        <w:fldChar w:fldCharType="end"/>
      </w:r>
      <w:r w:rsidR="000F1688">
        <w:t>. Some characteristics of waste include generation rate, density</w:t>
      </w:r>
      <w:r w:rsidR="003036CE">
        <w:t xml:space="preserve"> and </w:t>
      </w:r>
      <w:r w:rsidR="000F1688">
        <w:t xml:space="preserve">composition (plastic, organic), </w:t>
      </w:r>
      <w:r w:rsidR="003036CE">
        <w:t xml:space="preserve">which vary depending on the region </w:t>
      </w:r>
      <w:r w:rsidR="003036CE">
        <w:fldChar w:fldCharType="begin"/>
      </w:r>
      <w:r w:rsidR="00B5577A">
        <w:instrText xml:space="preserve"> ADDIN ZOTERO_ITEM CSL_CITATION {"citationID":"Xf3woLqa","properties":{"formattedCitation":"(Diaz et al., 2005)","plainCitation":"(Diaz et al., 2005)","noteIndex":0},"citationItems":[{"id":613,"uris":["http://zotero.org/users/7260192/items/GCFKSUU5"],"itemData":{"id":613,"type":"document","publisher":"UNEP","title":"SOLID WASTE MANAGEMENT","author":[{"family":"Diaz","given":"Luiz"},{"family":"Savage","given":"George"},{"family":"Eggerth","given":"Linda"}],"issued":{"date-parts":[["2005"]]},"citation-key":"diazSOLIDWASTEMANAGEMENT2005"}}],"schema":"https://github.com/citation-style-language/schema/raw/master/csl-citation.json"} </w:instrText>
      </w:r>
      <w:r w:rsidR="003036CE">
        <w:fldChar w:fldCharType="separate"/>
      </w:r>
      <w:r w:rsidR="00B5577A" w:rsidRPr="00B5577A">
        <w:rPr>
          <w:rFonts w:cs="Times"/>
        </w:rPr>
        <w:t>(Diaz et al., 2005)</w:t>
      </w:r>
      <w:r w:rsidR="003036CE">
        <w:fldChar w:fldCharType="end"/>
      </w:r>
      <w:r w:rsidR="003036CE">
        <w:t xml:space="preserve">. In addition, MSWM involves a large range of stakeholders, existing in the public sector, but in some cases involving the private formal and informal sectors. This forms complex systems with </w:t>
      </w:r>
      <w:r w:rsidR="00B53253">
        <w:t>political, legal, managerial, economic, technological and social implications</w:t>
      </w:r>
      <w:r w:rsidR="00FB02FD">
        <w:t xml:space="preserve"> </w:t>
      </w:r>
      <w:r w:rsidR="00FB02FD">
        <w:fldChar w:fldCharType="begin"/>
      </w:r>
      <w:r w:rsidR="00FB02FD">
        <w:instrText xml:space="preserve"> ADDIN ZOTERO_ITEM CSL_CITATION {"citationID":"fENxtngN","properties":{"formattedCitation":"(Mpanang\\uc0\\u8217{}ombe et al., 2021)","plainCitation":"(Mpanang’ombe et al., 2021)","noteIndex":0},"citationItems":[{"id":165,"uris":["http://zotero.org/users/7260192/items/3U2ZX9XQ"],"itemData":{"id":165,"type":"article-journal","abstract":"Similar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schema":"https://github.com/citation-style-language/schema/raw/master/csl-citation.json"} </w:instrText>
      </w:r>
      <w:r w:rsidR="00FB02FD">
        <w:fldChar w:fldCharType="separate"/>
      </w:r>
      <w:r w:rsidR="00FB02FD" w:rsidRPr="00FB02FD">
        <w:rPr>
          <w:rFonts w:cs="Times"/>
          <w:szCs w:val="24"/>
        </w:rPr>
        <w:t>(Mpanang’ombe et al., 2021)</w:t>
      </w:r>
      <w:r w:rsidR="00FB02FD">
        <w:fldChar w:fldCharType="end"/>
      </w:r>
      <w:r w:rsidR="00FB02FD">
        <w:t>.</w:t>
      </w:r>
    </w:p>
    <w:p w14:paraId="4FEE7527" w14:textId="51212495" w:rsidR="00A01443" w:rsidRDefault="00CC606F" w:rsidP="00ED6D30">
      <w:pPr>
        <w:pStyle w:val="Heading2"/>
      </w:pPr>
      <w:bookmarkStart w:id="7" w:name="_Toc121522837"/>
      <w:r>
        <w:t>MSWM in Malawi</w:t>
      </w:r>
      <w:bookmarkEnd w:id="7"/>
    </w:p>
    <w:p w14:paraId="7F854124" w14:textId="0E5409D6" w:rsidR="00CC606F" w:rsidRPr="00CC606F" w:rsidRDefault="00E33406" w:rsidP="00CC606F">
      <w:r>
        <w:t>Broadly speaking, MSWM in Sub-Saharan Africa is a challenge because of quickly rising urbanisation, lack of waste management infrastructure, lack of resources</w:t>
      </w:r>
      <w:r w:rsidR="00346369">
        <w:t xml:space="preserve">, insufficient technical </w:t>
      </w:r>
      <w:r w:rsidR="00921AAB">
        <w:t>expertise,</w:t>
      </w:r>
      <w:r w:rsidR="001848EC">
        <w:t xml:space="preserve"> and </w:t>
      </w:r>
      <w:r>
        <w:t xml:space="preserve">lack of planning. Malawi </w:t>
      </w:r>
      <w:r w:rsidR="00682A4E">
        <w:t>has</w:t>
      </w:r>
      <w:r>
        <w:t xml:space="preserve"> an annual urban growth rate of more than 5%/annum, </w:t>
      </w:r>
      <w:r w:rsidR="00682A4E">
        <w:t xml:space="preserve">resulting in 80% of the housing demand met through informal housing </w:t>
      </w:r>
      <w:r w:rsidR="00682A4E">
        <w:fldChar w:fldCharType="begin"/>
      </w:r>
      <w:r w:rsidR="004D42E7">
        <w:instrText xml:space="preserve"> ADDIN ZOTERO_ITEM CSL_CITATION {"citationID":"4hppHFLI","properties":{"formattedCitation":"(UN-Habitat, 2020)","plainCitation":"(UN-Habitat, 2020)","noteIndex":0},"citationItems":[{"id":614,"uris":["http://zotero.org/users/7260192/items/GGY3CY4Y"],"itemData":{"id":614,"type":"webpage","title":"Urbanization in Malawi: Building inclusive &amp; sustainable cities","URL":"https://unhabitat.org/malawi","author":[{"family":"UN-Habitat","given":""}],"accessed":{"date-parts":[["2022",11,25]]},"issued":{"date-parts":[["2020"]]},"citation-key":"un-habitatUrbanizationMalawiBuilding2020"}}],"schema":"https://github.com/citation-style-language/schema/raw/master/csl-citation.json"} </w:instrText>
      </w:r>
      <w:r w:rsidR="00682A4E">
        <w:fldChar w:fldCharType="separate"/>
      </w:r>
      <w:r w:rsidR="00B5577A" w:rsidRPr="00B5577A">
        <w:rPr>
          <w:rFonts w:cs="Times"/>
        </w:rPr>
        <w:t>(UN-Habitat, 2020)</w:t>
      </w:r>
      <w:r w:rsidR="00682A4E">
        <w:fldChar w:fldCharType="end"/>
      </w:r>
      <w:r w:rsidR="00682A4E">
        <w:t xml:space="preserve">. In </w:t>
      </w:r>
      <w:r w:rsidR="00346369">
        <w:t xml:space="preserve">Blantyre, this </w:t>
      </w:r>
      <w:r w:rsidR="00921AAB">
        <w:t xml:space="preserve">combination of growth and informality </w:t>
      </w:r>
      <w:r w:rsidR="00346369">
        <w:t>results</w:t>
      </w:r>
      <w:r w:rsidR="00921AAB">
        <w:t xml:space="preserve"> in</w:t>
      </w:r>
      <w:r w:rsidR="00346369">
        <w:t xml:space="preserve">, amongst others, an unacceptable level of service for MSWM. </w:t>
      </w:r>
      <w:r w:rsidR="00682A4E">
        <w:t xml:space="preserve"> </w:t>
      </w:r>
      <w:r w:rsidR="001848EC">
        <w:t xml:space="preserve">It is estimated that 70% of </w:t>
      </w:r>
      <w:r w:rsidR="00921AAB">
        <w:t xml:space="preserve">the </w:t>
      </w:r>
      <w:r w:rsidR="001848EC">
        <w:t>solid waste generated in the city is not collected</w:t>
      </w:r>
      <w:r w:rsidR="002265FF">
        <w:t>.</w:t>
      </w:r>
      <w:r w:rsidR="001848EC">
        <w:t xml:space="preserve"> </w:t>
      </w:r>
      <w:r w:rsidR="008F49AC">
        <w:t>Therefore, methods of dis</w:t>
      </w:r>
      <w:r w:rsidR="00881DF2">
        <w:t xml:space="preserve">posal include rubbish pits, road-side dumping, and dumping in empty spaces </w:t>
      </w:r>
      <w:r w:rsidR="002265FF">
        <w:fldChar w:fldCharType="begin"/>
      </w:r>
      <w:r w:rsidR="00B5577A">
        <w:instrText xml:space="preserve"> ADDIN ZOTERO_ITEM CSL_CITATION {"citationID":"bmrBcbm7","properties":{"formattedCitation":"(CEPA, 2019; Zeleza-Manda, 2009)","plainCitation":"(CEPA, 2019; Zeleza-Manda, 2009)","noteIndex":0},"citationItems":[{"id":617,"uris":["http://zotero.org/users/7260192/items/LUSVT3AC"],"itemData":{"id":617,"type":"report","publisher":"MALAWI GOVERNMENT","title":"NATIONAL WASTE MANAGEMENT STRATEGY","author":[{"family":"CEPA","given":""}],"issued":{"date-parts":[["2019"]]},"citation-key":"cepaNATIONALWASTEMANAGEMENT2019"}},{"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Almiton"}],"issued":{"date-parts":[["2009"]]},"citation-key":"zeleza-mandaWaterSanitationUrban2009"}}],"schema":"https://github.com/citation-style-language/schema/raw/master/csl-citation.json"} </w:instrText>
      </w:r>
      <w:r w:rsidR="002265FF">
        <w:fldChar w:fldCharType="separate"/>
      </w:r>
      <w:r w:rsidR="00B5577A" w:rsidRPr="00B5577A">
        <w:rPr>
          <w:rFonts w:cs="Times"/>
        </w:rPr>
        <w:t>(CEPA, 2019; Zeleza-Manda, 2009)</w:t>
      </w:r>
      <w:r w:rsidR="002265FF">
        <w:fldChar w:fldCharType="end"/>
      </w:r>
      <w:r w:rsidR="007B4C8F">
        <w:t>.</w:t>
      </w:r>
      <w:r w:rsidR="008F49AC">
        <w:t xml:space="preserve"> The Blantyre City Council</w:t>
      </w:r>
      <w:r w:rsidR="00D9357E">
        <w:t xml:space="preserve"> (BCC)</w:t>
      </w:r>
      <w:r w:rsidR="008F49AC">
        <w:t xml:space="preserve"> is responsible for solid waste management in </w:t>
      </w:r>
      <w:r w:rsidR="00D9357E">
        <w:t xml:space="preserve">the </w:t>
      </w:r>
      <w:r w:rsidR="00921AAB">
        <w:t>city and</w:t>
      </w:r>
      <w:r w:rsidR="00D9357E">
        <w:t xml:space="preserve"> does so in the less wealthy parts through</w:t>
      </w:r>
      <w:r w:rsidR="00AF2308">
        <w:t xml:space="preserve"> 53</w:t>
      </w:r>
      <w:r w:rsidR="00D9357E">
        <w:t xml:space="preserve"> community skips</w:t>
      </w:r>
      <w:r w:rsidR="00AF2308">
        <w:t>, each 7m</w:t>
      </w:r>
      <w:r w:rsidR="00AF2308">
        <w:rPr>
          <w:vertAlign w:val="superscript"/>
        </w:rPr>
        <w:t>3</w:t>
      </w:r>
      <w:r w:rsidR="00D9357E">
        <w:t xml:space="preserve">, that are serviced by 2 trucks that carry those skips </w:t>
      </w:r>
      <w:r w:rsidR="006E292D">
        <w:t>to Mzedi dump.</w:t>
      </w:r>
    </w:p>
    <w:p w14:paraId="09A7C78C" w14:textId="08EEA6B3" w:rsidR="00485076" w:rsidRDefault="00A96E4C" w:rsidP="00ED6D30">
      <w:pPr>
        <w:pStyle w:val="Heading2"/>
      </w:pPr>
      <w:bookmarkStart w:id="8" w:name="_Toc121522838"/>
      <w:r>
        <w:t>Justification and Research Questions</w:t>
      </w:r>
      <w:bookmarkEnd w:id="8"/>
    </w:p>
    <w:p w14:paraId="2D5D939F" w14:textId="3AEC2240" w:rsidR="00DB7AA8" w:rsidRDefault="0003677A" w:rsidP="0030103E">
      <w:r>
        <w:t>In many low to middle-income countries, the</w:t>
      </w:r>
      <w:r w:rsidR="00AD6041">
        <w:t xml:space="preserve"> large</w:t>
      </w:r>
      <w:r w:rsidR="0030103E">
        <w:t xml:space="preserve"> majority of MSMW </w:t>
      </w:r>
      <w:r w:rsidR="00F56AA2">
        <w:t>costs</w:t>
      </w:r>
      <w:r w:rsidR="0030103E">
        <w:t xml:space="preserve"> are in collection</w:t>
      </w:r>
      <w:r w:rsidR="00AD6041">
        <w:t xml:space="preserve">. This </w:t>
      </w:r>
      <w:r w:rsidR="009430CC">
        <w:t xml:space="preserve">is </w:t>
      </w:r>
      <w:r w:rsidR="00AD6041">
        <w:t xml:space="preserve">especially true in a system where the dumping site </w:t>
      </w:r>
      <w:r w:rsidR="00D91A79">
        <w:t xml:space="preserve">is not strongly regulated </w:t>
      </w:r>
      <w:r w:rsidR="00D91A79">
        <w:fldChar w:fldCharType="begin"/>
      </w:r>
      <w:r w:rsidR="00B5577A">
        <w:instrText xml:space="preserve"> ADDIN ZOTERO_ITEM CSL_CITATION {"citationID":"iSniWqlR","properties":{"formattedCitation":"(Coffey &amp; Coad, 2010; Kalina &amp; Tilley, 2020)","plainCitation":"(Coffey &amp; Coad, 2010; Kalina &amp; Tilley, 2020)","noteIndex":0},"citationItems":[{"id":575,"uris":["http://zotero.org/users/7260192/items/LCA25PE5"],"itemData":{"id":575,"type":"book","call-number":"TD790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TRASH","author":[{"family":"Kalina","given":"Marc"},{"family":"Tilley","given":"Elizabeth"}],"issued":{"date-parts":[["2020",7,24]]},"citation-key":"kalinaBADTRASHPROBLEMATISING2020"}}],"schema":"https://github.com/citation-style-language/schema/raw/master/csl-citation.json"} </w:instrText>
      </w:r>
      <w:r w:rsidR="00D91A79">
        <w:fldChar w:fldCharType="separate"/>
      </w:r>
      <w:r w:rsidR="00B5577A" w:rsidRPr="00B5577A">
        <w:rPr>
          <w:rFonts w:cs="Times"/>
        </w:rPr>
        <w:t>(Coffey &amp; Coad, 2010; Kalina &amp; Tilley, 2020)</w:t>
      </w:r>
      <w:r w:rsidR="00D91A79">
        <w:fldChar w:fldCharType="end"/>
      </w:r>
      <w:r w:rsidR="00D91A79">
        <w:t xml:space="preserve"> and where there is no </w:t>
      </w:r>
      <w:r w:rsidR="00921AAB">
        <w:t xml:space="preserve">evidence </w:t>
      </w:r>
      <w:r w:rsidR="00D91A79">
        <w:t>of effective planning and scheduling.</w:t>
      </w:r>
      <w:r w:rsidR="00AE7CAA">
        <w:t xml:space="preserve"> </w:t>
      </w:r>
      <w:r w:rsidR="000A2014">
        <w:t xml:space="preserve">As discussed in this work, </w:t>
      </w:r>
      <w:r w:rsidR="00921AAB">
        <w:t xml:space="preserve">the </w:t>
      </w:r>
      <w:r w:rsidR="000A2014">
        <w:t xml:space="preserve">current operation of the service </w:t>
      </w:r>
      <w:r w:rsidR="00F56AA2">
        <w:t xml:space="preserve">in Blantyre </w:t>
      </w:r>
      <w:r w:rsidR="000A2014">
        <w:t xml:space="preserve">is irregular and results in </w:t>
      </w:r>
      <w:r w:rsidR="00921AAB">
        <w:t xml:space="preserve">frequent </w:t>
      </w:r>
      <w:r w:rsidR="000A2014">
        <w:t>overflow</w:t>
      </w:r>
      <w:r w:rsidR="00921AAB">
        <w:t>s</w:t>
      </w:r>
      <w:r w:rsidR="000A2014">
        <w:t xml:space="preserve"> of trash. </w:t>
      </w:r>
      <w:r w:rsidR="00F06C58">
        <w:t>In addition to the direct effects of uncollected trash, there are instances of trash burning</w:t>
      </w:r>
      <w:r w:rsidR="00921AAB">
        <w:t xml:space="preserve"> which, although polluting, does help</w:t>
      </w:r>
      <w:r w:rsidR="00F06C58">
        <w:t xml:space="preserve"> </w:t>
      </w:r>
      <w:r w:rsidR="00921AAB">
        <w:t>to</w:t>
      </w:r>
      <w:r w:rsidR="00F06C58">
        <w:t xml:space="preserve"> avoid pests and to save spac</w:t>
      </w:r>
      <w:r>
        <w:t xml:space="preserve">e </w:t>
      </w:r>
      <w:r w:rsidRPr="0003677A">
        <w:rPr>
          <w:rFonts w:cs="Times"/>
        </w:rPr>
        <w:t>(Coffey &amp; Coad, 2010; Zeleza-Manda, 2009)</w:t>
      </w:r>
      <w:r w:rsidR="00F06C58">
        <w:t xml:space="preserve">. </w:t>
      </w:r>
      <w:r w:rsidR="009430CC">
        <w:t>Irr</w:t>
      </w:r>
      <w:r w:rsidR="00364A3B">
        <w:t>egularity of servic</w:t>
      </w:r>
      <w:r w:rsidR="00F41811">
        <w:t>e</w:t>
      </w:r>
      <w:r w:rsidR="00364A3B">
        <w:t xml:space="preserve"> </w:t>
      </w:r>
      <w:r w:rsidR="00A71391">
        <w:t xml:space="preserve">has also been linked to </w:t>
      </w:r>
      <w:r w:rsidR="00235C59">
        <w:t xml:space="preserve">a loss of trust in the authorities, which makes it more difficult to introduce </w:t>
      </w:r>
      <w:r w:rsidR="00174D34">
        <w:t>other initiatives such as waste sorting</w:t>
      </w:r>
      <w:r w:rsidR="00DC1A94">
        <w:t xml:space="preserve"> at the skips or at the household levels. </w:t>
      </w:r>
      <w:r w:rsidR="00F41811">
        <w:t xml:space="preserve">While regularity is less important in </w:t>
      </w:r>
      <w:r w:rsidR="00CA1763">
        <w:t>community skip collection</w:t>
      </w:r>
      <w:r w:rsidR="0052109E">
        <w:t>s</w:t>
      </w:r>
      <w:r w:rsidR="00CA1763">
        <w:t xml:space="preserve"> than in </w:t>
      </w:r>
      <w:r w:rsidR="0052109E">
        <w:t xml:space="preserve">curbside and door-to-door collections, consistent schedules and itineraries may also improve the </w:t>
      </w:r>
      <w:r w:rsidR="0052109E">
        <w:lastRenderedPageBreak/>
        <w:t xml:space="preserve">internal organization of the service and help budget and plan in the longer-term </w:t>
      </w:r>
      <w:r w:rsidR="0052109E">
        <w:fldChar w:fldCharType="begin"/>
      </w:r>
      <w:r w:rsidR="00B5577A">
        <w:instrText xml:space="preserve"> ADDIN ZOTERO_ITEM CSL_CITATION {"citationID":"aMZFovWy","properties":{"formattedCitation":"(Coffey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2109E">
        <w:fldChar w:fldCharType="separate"/>
      </w:r>
      <w:r w:rsidR="00B5577A" w:rsidRPr="00B5577A">
        <w:rPr>
          <w:rFonts w:cs="Times"/>
        </w:rPr>
        <w:t>(Coffey &amp; Coad, 2010)</w:t>
      </w:r>
      <w:r w:rsidR="0052109E">
        <w:fldChar w:fldCharType="end"/>
      </w:r>
      <w:r w:rsidR="0052109E">
        <w:t>.</w:t>
      </w:r>
    </w:p>
    <w:p w14:paraId="0F269FA6" w14:textId="1772A561" w:rsidR="00EA6FF4" w:rsidRDefault="00EA6FF4" w:rsidP="0030103E">
      <w:r>
        <w:t xml:space="preserve">The quantitative data surrounding waste </w:t>
      </w:r>
      <w:r w:rsidR="00921AAB">
        <w:t xml:space="preserve">collection </w:t>
      </w:r>
      <w:r>
        <w:t>in Blantyre is quite scarce. Efforts have been made to characterize the dynamics of waste at several skips and the current operation of the collection service</w:t>
      </w:r>
      <w:r w:rsidR="00FB02FD">
        <w:t xml:space="preserve">, </w:t>
      </w:r>
      <w:r>
        <w:t xml:space="preserve">from which some estimations </w:t>
      </w:r>
      <w:r w:rsidR="00552E04">
        <w:t xml:space="preserve">of the required level of service </w:t>
      </w:r>
      <w:r>
        <w:t xml:space="preserve">can be extracted. </w:t>
      </w:r>
    </w:p>
    <w:p w14:paraId="6CA8BD61" w14:textId="3C924DA2" w:rsidR="00C57A78" w:rsidRDefault="00C57A78" w:rsidP="0030103E">
      <w:r>
        <w:t xml:space="preserve">Assessments have already been done to improve the sanitary conditions in Blantyre </w:t>
      </w:r>
      <w:r>
        <w:fldChar w:fldCharType="begin"/>
      </w:r>
      <w:r w:rsidR="00B5577A">
        <w:instrText xml:space="preserve"> ADDIN ZOTERO_ITEM CSL_CITATION {"citationID":"izsKYWG9","properties":{"formattedCitation":"(Kalina &amp; Tilley, 2020; Kasinja &amp; Tilley, 2018; Mpanang\\uc0\\u8217{}ombe et al., 2021; Ndau &amp; Tilley, 2018; Zeleza-Manda, 2009)","plainCitation":"(Kalina &amp; Tilley, 2020; Kasinja &amp; Tilley, 2018; Mpanang’ombe et al., 2021; Ndau &amp; Tilley, 2018; Zeleza-Manda, 2009)","noteIndex":0},"citationItems":[{"id":456,"uris":["http://zotero.org/users/7260192/items/2JBREF5B"],"itemData":{"id":456,"type":"article-journal","abstract":"‘Waste’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label":"page"},{"id":175,"uris":["http://zotero.org/users/7260192/items/CKAVMBNJ"],"itemData":{"id":175,"type":"article-journal","abstract":"Poor road networks, inadequate ﬁnancial resources and low levels of political will mean that many developing countries, especially their unplanned settlements, struggle with solid waste management. Recently, Informal Waste Pickers (IWPs) have been incorporated into waste management cooperatives by formalizing their operations as a strategy to improve the quality and efﬁciency of waste management in such areas. This study was conducted in Zingwangwa, an unplanned settlement in Blantyre, Malawi, to understand whether the formalization of IWPs into cooperatives could be effective and/or accepted as a way of managing Municipal Solid Waste in unplanned urban settlements in Malawi. Thirty-four IWPs in Zingwangwa were identiﬁed and interviewed using a structured questionnaire; personnel from the Blantyre City Council and middlemen were interviewed as key informants. We determined that IWPs experience challenges in all dimensions of their lives: low material prices with exploitative price ﬂuctuations, negative public perception and a lack of transportation are a few of their struggles. Furthermore, a fear of decreased income, conﬂicts during proceeds sharing, free riding behaviors and an attachment to their independence mean that IWPs are unlikely to form a cooperative on their own though some would be willing to join if a third party initiated the formalization process.","container-title":"Sustainability","DOI":"10.3390/su10041149","ISSN":"2071-1050","issue":"4","journalAbbreviation":"Sustainability","language":"en","page":"1149","source":"DOI.org (Crossref)","title":"Formalization of Informal Waste Pickers’ Cooperatives in Blantyre, Malawi: A Feasibility Assessment","title-short":"Formalization of Informal Waste Pickers’ Cooperatives in Blantyre, Malawi","volume":"10","author":[{"family":"Kasinja","given":"Cidrick"},{"family":"Tilley","given":"Elizabeth"}],"issued":{"date-parts":[["2018",4,11]]},"citation-key":"kasinjaFormalizationInformalWaste2018"},"label":"page"},{"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label":"page"},{"id":618,"uris":["http://zotero.org/users/7260192/items/J4EJETTZ"],"itemData":{"id":618,"type":"article-journal","abstract":"Insufficient staff, inappropriate collection vehicles, limited operating budgets and growing, hard to reach populations mean that solid waste management remains limited in most developing countries; Malawi is no exception. We estimated the willingness to pay (WTP) for two hypothetical solid waste collection services. Additionally, we tested the impact of the WTP question positioning relative to environmental perceptions on respondents’ WTP. The first scenario involved a five minute walk to a disposal facility; the second scenario involved a 30 min walk. Additionally, the order of the question was randomized within the questionnaire. A WTP value of K1780 was found for the five minute walk scenario when the question was placed first, and K2138 when placed after revealing the respondent’s perceptions on the environment. In the 30 min walk scenario, WTP was K945 when placed first and K1139 when placed after revealing the respondent’s perceptions on the environment. The estimated values indicate that there is both a willingness to pay for solid waste services and that there are at least two options that would be acceptable to the community; a pilot scale implementation would be required to validate the hypothetical values, especially given the dependency on problem framing. Community financing should be considered as a sustainable approach to solid waste management in underserved areas.","container-title":"Economies","DOI":"10.3390/economies6040054","ISSN":"2227-7099","issue":"4","language":"en","license":"http://creativecommons.org/licenses/by/3.0/","note":"number: 4\npublisher: Multidisciplinary Digital Publishing Institute","page":"54","source":"www.mdpi.com","title":"Willingness to Pay for Improved Household Solid Waste Collection in Blantyre, Malawi","volume":"6","author":[{"family":"Ndau","given":"Hanke"},{"family":"Tilley","given":"Elizabeth"}],"issued":{"date-parts":[["2018",12]]},"citation-key":"ndauWillingnessPayImproved2018"},"label":"page"},{"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Almiton"}],"issued":{"date-parts":[["2009"]]},"citation-key":"zeleza-mandaWaterSanitationUrban2009"},"label":"page"}],"schema":"https://github.com/citation-style-language/schema/raw/master/csl-citation.json"} </w:instrText>
      </w:r>
      <w:r>
        <w:fldChar w:fldCharType="separate"/>
      </w:r>
      <w:r w:rsidR="00B5577A" w:rsidRPr="00B5577A">
        <w:rPr>
          <w:rFonts w:cs="Times"/>
          <w:szCs w:val="24"/>
        </w:rPr>
        <w:t>(Kalina &amp; Tilley, 2020; Kasinja &amp; Tilley, 2018; Mpanang’ombe et al., 2021; Ndau &amp; Tilley, 2018; Zeleza-Manda, 2009)</w:t>
      </w:r>
      <w:r>
        <w:fldChar w:fldCharType="end"/>
      </w:r>
      <w:r>
        <w:t>.</w:t>
      </w:r>
      <w:r w:rsidR="009F7404">
        <w:t xml:space="preserve"> </w:t>
      </w:r>
      <w:r>
        <w:t>However, the benefits and costs of specific interventions ha</w:t>
      </w:r>
      <w:r w:rsidR="00B72316">
        <w:t>ve</w:t>
      </w:r>
      <w:r>
        <w:t xml:space="preserve"> yet to be quantified</w:t>
      </w:r>
      <w:r w:rsidR="00921AAB">
        <w:t xml:space="preserve">, while identifying the optimal </w:t>
      </w:r>
      <w:r>
        <w:t xml:space="preserve">changes to the operation of the MSWM service </w:t>
      </w:r>
      <w:r w:rsidR="00921AAB">
        <w:t xml:space="preserve">are </w:t>
      </w:r>
      <w:r>
        <w:t xml:space="preserve">also challenging to determine. </w:t>
      </w:r>
    </w:p>
    <w:p w14:paraId="2D7BFD58" w14:textId="013C7F56" w:rsidR="00DB7AA8" w:rsidRDefault="00DB7AA8" w:rsidP="0030103E">
      <w:r w:rsidRPr="00C3461D">
        <w:t>Th</w:t>
      </w:r>
      <w:r>
        <w:t>is</w:t>
      </w:r>
      <w:r w:rsidRPr="00C3461D">
        <w:t xml:space="preserve"> project</w:t>
      </w:r>
      <w:r>
        <w:t xml:space="preserve"> therefore</w:t>
      </w:r>
      <w:r w:rsidRPr="00C3461D">
        <w:t xml:space="preserve"> seeks to minimize the costs of </w:t>
      </w:r>
      <w:r>
        <w:t>collection</w:t>
      </w:r>
      <w:r w:rsidRPr="00C3461D">
        <w:t xml:space="preserve"> of the municipal solid waste management service in Blantyre Malawi, while </w:t>
      </w:r>
      <w:r>
        <w:t>eliminating overflowing and assigning regular collection schedules</w:t>
      </w:r>
      <w:r w:rsidRPr="00C3461D">
        <w:t>.</w:t>
      </w:r>
      <w:r w:rsidR="00587301">
        <w:t xml:space="preserve"> </w:t>
      </w:r>
    </w:p>
    <w:p w14:paraId="08EDBB25" w14:textId="53B911E6" w:rsidR="0030502C" w:rsidRDefault="00825FD4" w:rsidP="0030103E">
      <w:r>
        <w:t>The</w:t>
      </w:r>
      <w:r w:rsidR="00BF4791">
        <w:t xml:space="preserve"> </w:t>
      </w:r>
      <w:r w:rsidR="00484DDC">
        <w:t xml:space="preserve">approach </w:t>
      </w:r>
      <w:r w:rsidR="00BF4791">
        <w:t xml:space="preserve">is to develop </w:t>
      </w:r>
      <w:r w:rsidR="00E95326">
        <w:t xml:space="preserve">an operational model at the daily level, </w:t>
      </w:r>
      <w:r w:rsidR="006A6D09">
        <w:t xml:space="preserve">encompassing costs, </w:t>
      </w:r>
      <w:r w:rsidR="00921AAB">
        <w:t>schedules,</w:t>
      </w:r>
      <w:r w:rsidR="006A6D09">
        <w:t xml:space="preserve"> and constraints on the system. On the </w:t>
      </w:r>
      <w:r w:rsidR="00FB02FD">
        <w:t>short</w:t>
      </w:r>
      <w:r w:rsidR="006A6D09">
        <w:t xml:space="preserve"> term, it seeks to provide </w:t>
      </w:r>
      <w:r w:rsidR="0090162C">
        <w:t xml:space="preserve">an optimal </w:t>
      </w:r>
      <w:r w:rsidR="00771574">
        <w:t xml:space="preserve">weekly </w:t>
      </w:r>
      <w:r w:rsidR="0090162C">
        <w:t>schedule</w:t>
      </w:r>
      <w:r w:rsidR="00771574">
        <w:t xml:space="preserve">. In the longer-term, it </w:t>
      </w:r>
      <w:r w:rsidR="00265D2A">
        <w:t xml:space="preserve">gives </w:t>
      </w:r>
      <w:r w:rsidR="00BB4684">
        <w:t xml:space="preserve">insights into potential interventions, such as </w:t>
      </w:r>
      <w:r w:rsidR="002C47C3">
        <w:t xml:space="preserve">investment </w:t>
      </w:r>
      <w:r w:rsidR="00CE58E6">
        <w:t>in</w:t>
      </w:r>
      <w:r w:rsidR="004A25B5">
        <w:t xml:space="preserve"> equipment</w:t>
      </w:r>
      <w:r w:rsidR="002C47C3">
        <w:t xml:space="preserve"> capital</w:t>
      </w:r>
      <w:r w:rsidR="00854625">
        <w:t>, as well as the sensitivity of the system to changes, such as an increase in usage</w:t>
      </w:r>
      <w:r w:rsidR="004A25B5">
        <w:t>.</w:t>
      </w:r>
    </w:p>
    <w:p w14:paraId="7CBA8CED" w14:textId="5A57CFC6" w:rsidR="0054374A" w:rsidRPr="00DB7AA8" w:rsidRDefault="0054374A" w:rsidP="0030103E">
      <w:pPr>
        <w:rPr>
          <w:rFonts w:ascii="Times New Roman" w:eastAsiaTheme="majorEastAsia" w:hAnsi="Times New Roman" w:cstheme="majorBidi"/>
          <w:b/>
          <w:color w:val="000000" w:themeColor="text1"/>
          <w:sz w:val="28"/>
          <w:szCs w:val="26"/>
        </w:rPr>
      </w:pPr>
      <w:r>
        <w:t>More concisely:</w:t>
      </w:r>
    </w:p>
    <w:p w14:paraId="64F4D58D" w14:textId="2A0B89CA" w:rsidR="00C3461D" w:rsidRDefault="00C3461D" w:rsidP="00ED6D30">
      <w:pPr>
        <w:pStyle w:val="ListParagraph"/>
        <w:numPr>
          <w:ilvl w:val="0"/>
          <w:numId w:val="5"/>
        </w:numPr>
      </w:pPr>
      <w:r>
        <w:t xml:space="preserve">How can </w:t>
      </w:r>
      <w:r w:rsidR="0054374A">
        <w:t>the Blantyre MSWM service</w:t>
      </w:r>
      <w:r w:rsidR="00843CAD">
        <w:t xml:space="preserve"> be modelled</w:t>
      </w:r>
      <w:r w:rsidR="0054374A">
        <w:t xml:space="preserve"> </w:t>
      </w:r>
      <w:r>
        <w:t xml:space="preserve">with limited </w:t>
      </w:r>
      <w:r w:rsidR="009E793C">
        <w:t>data?</w:t>
      </w:r>
    </w:p>
    <w:p w14:paraId="4B94366B" w14:textId="77777777" w:rsidR="004050B5" w:rsidRDefault="00C3461D" w:rsidP="00ED6D30">
      <w:pPr>
        <w:pStyle w:val="ListParagraph"/>
        <w:numPr>
          <w:ilvl w:val="0"/>
          <w:numId w:val="5"/>
        </w:numPr>
      </w:pPr>
      <w:r>
        <w:t xml:space="preserve">How many trucks are needed to service all the skips? </w:t>
      </w:r>
    </w:p>
    <w:p w14:paraId="673B1C6A" w14:textId="3EB13A8D" w:rsidR="00C3461D" w:rsidRDefault="00C3461D" w:rsidP="00ED6D30">
      <w:pPr>
        <w:pStyle w:val="ListParagraph"/>
        <w:numPr>
          <w:ilvl w:val="0"/>
          <w:numId w:val="5"/>
        </w:numPr>
      </w:pPr>
      <w:r>
        <w:t xml:space="preserve">What would be the </w:t>
      </w:r>
      <w:r w:rsidR="00FB02FD">
        <w:t xml:space="preserve">distance travelled and </w:t>
      </w:r>
      <w:r>
        <w:t>cost</w:t>
      </w:r>
      <w:r w:rsidR="0054374A">
        <w:t>s</w:t>
      </w:r>
      <w:r>
        <w:t xml:space="preserve"> of servicing all skips without overflow?</w:t>
      </w:r>
    </w:p>
    <w:p w14:paraId="410715C9" w14:textId="3EC811AF" w:rsidR="00C3461D" w:rsidRDefault="00C3461D" w:rsidP="00ED6D30">
      <w:pPr>
        <w:pStyle w:val="ListParagraph"/>
        <w:numPr>
          <w:ilvl w:val="0"/>
          <w:numId w:val="5"/>
        </w:numPr>
      </w:pPr>
      <w:r>
        <w:t>What would be the optimal routing schedule?</w:t>
      </w:r>
    </w:p>
    <w:p w14:paraId="1C5B321B" w14:textId="66B764EC" w:rsidR="00632ACA" w:rsidRDefault="00632ACA" w:rsidP="00ED6D30">
      <w:pPr>
        <w:pStyle w:val="ListParagraph"/>
        <w:numPr>
          <w:ilvl w:val="0"/>
          <w:numId w:val="5"/>
        </w:numPr>
      </w:pPr>
      <w:r>
        <w:t>What would be the impact of introducing more skips and vehicles?</w:t>
      </w:r>
    </w:p>
    <w:p w14:paraId="66A908A0" w14:textId="77777777" w:rsidR="00CE4647" w:rsidRDefault="00754FBF" w:rsidP="00CE4647">
      <w:pPr>
        <w:pStyle w:val="Heading2"/>
      </w:pPr>
      <w:bookmarkStart w:id="9" w:name="_Toc121522839"/>
      <w:r>
        <w:t xml:space="preserve">Operation research </w:t>
      </w:r>
      <w:r w:rsidR="00CE4647">
        <w:t>methods</w:t>
      </w:r>
      <w:bookmarkEnd w:id="9"/>
    </w:p>
    <w:p w14:paraId="0FDF9510" w14:textId="7DF07A6B" w:rsidR="00E069DB" w:rsidRPr="00CE4647" w:rsidRDefault="00A140D9" w:rsidP="00CE4647">
      <w:pPr>
        <w:rPr>
          <w:rFonts w:ascii="Times New Roman" w:eastAsiaTheme="majorEastAsia" w:hAnsi="Times New Roman" w:cstheme="majorBidi"/>
          <w:color w:val="000000" w:themeColor="text1"/>
          <w:sz w:val="28"/>
          <w:szCs w:val="26"/>
        </w:rPr>
      </w:pPr>
      <w:r>
        <w:t xml:space="preserve">This work therefore takes an operation research </w:t>
      </w:r>
      <w:r w:rsidR="002D18A3">
        <w:t xml:space="preserve">approach. </w:t>
      </w:r>
      <w:r w:rsidR="005C1407" w:rsidRPr="00B5577A">
        <w:rPr>
          <w:rFonts w:cs="Times"/>
        </w:rPr>
        <w:t>Raucq et al.</w:t>
      </w:r>
      <w:r w:rsidR="005C1407">
        <w:fldChar w:fldCharType="begin"/>
      </w:r>
      <w:r w:rsidR="005C1407">
        <w:instrText xml:space="preserve"> ADDIN ZOTERO_ITEM CSL_CITATION {"citationID":"5I5RZw7T","properties":{"formattedCitation":"(2019)","plainCitation":"(2019)","noteIndex":0},"citationItems":[{"id":432,"uris":["http://zotero.org/users/7260192/items/YEDB3SIY"],"itemData":{"id":432,"type":"article-journal","abstract":"In this paper, we develop an intelligent solution to a complex, real-life vehicle routing problem in the waste management sector. Waste management companies deliver various types of empty waste containers to industrial customers, to be ﬁlled with different types of waste, after which the containers are picked up again. The full containers are transported to a so-called waste management depot or waste handling depot, where they are emptied, after which they are reused. Empty containers are stocked in various stock depots. Time windows in which containers may be picked up and delivered at the customers and opening hours of the different depots have to be taken into account additionally. Very importantly, there are two types of waste collection trucks that can, respectively, carry one or two containers. The resulting vehicle routing problem belongs to a class of so-called roll-on–roll-off problems, characterized by unit demand. Additionally, the problem discussed in this paper has several characteristics (multiple waste types, multiple container types, multiple depots, a heterogeneous ﬂeet, pickup and delivery, time window constraints, and other) that make solving it a difﬁcult task. To solve this problem, we develop a novel column generation scheme that incorporates a heuristic approach to generate new columns. The master problem is solved by linear relaxation of a set partitioning problem. New routes (columns) are generated by a constructive heuristic loosely based on Solomon’s insertion heuristic for the vehicle routing problem with time windows. The construction heuristic operates on a reformulated version of the roll-on–roll-off problem, i.e., a generalized vehicle routing problem with time windows. The algorithm—called wmpopt—is submitted to an extensive sensitivity analysis to determine its response to different parameter settings. After this, we test it on four real-life problem instances and compare its results to those obtained by a commercial solver. We show that wmpopt achieves much better solutions than the commercial solver in similar computing times.","container-title":"Journal on Vehicle Routing Algorithms","DOI":"10.1007/s41604-019-00013-6","ISSN":"2367-3591, 2367-3605","issue":"1-4","journalAbbreviation":"J Veh Routing Algorithms","language":"en","page":"41-54","source":"DOI.org (Crossref)","title":"Solving a real-life roll-on–roll-off waste collection problem with column generation","volume":"2","author":[{"family":"Raucq","given":"Joël"},{"family":"Sörensen","given":"Kenneth"},{"family":"Cattrysse","given":"Dirk"}],"issued":{"date-parts":[["2019",12]]},"citation-key":"raucqSolvingReallifeRollon2019"},"suppress-author":true}],"schema":"https://github.com/citation-style-language/schema/raw/master/csl-citation.json"} </w:instrText>
      </w:r>
      <w:r w:rsidR="005C1407">
        <w:fldChar w:fldCharType="separate"/>
      </w:r>
      <w:r w:rsidR="005C1407" w:rsidRPr="005C1407">
        <w:rPr>
          <w:rFonts w:cs="Times"/>
        </w:rPr>
        <w:t>(2019)</w:t>
      </w:r>
      <w:r w:rsidR="005C1407">
        <w:fldChar w:fldCharType="end"/>
      </w:r>
      <w:r w:rsidR="00921AAB">
        <w:t xml:space="preserve"> </w:t>
      </w:r>
      <w:r w:rsidR="00990AC3">
        <w:t>present a problem formulation for a roll-on-roll-off waste collection system.</w:t>
      </w:r>
      <w:r w:rsidR="005C1407">
        <w:t xml:space="preserve"> </w:t>
      </w:r>
      <w:r w:rsidR="005C1407" w:rsidRPr="00B5577A">
        <w:rPr>
          <w:rFonts w:cs="Times"/>
        </w:rPr>
        <w:t>Baptista et al.</w:t>
      </w:r>
      <w:r w:rsidR="005C1407">
        <w:rPr>
          <w:rFonts w:cs="Times"/>
        </w:rPr>
        <w:t xml:space="preserve"> </w:t>
      </w:r>
      <w:r w:rsidR="005C1407">
        <w:fldChar w:fldCharType="begin"/>
      </w:r>
      <w:r w:rsidR="005C1407">
        <w:instrText xml:space="preserve"> ADDIN ZOTERO_ITEM CSL_CITATION {"citationID":"frt60fmG","properties":{"formattedCitation":"(2002)","plainCitation":"(2002)","noteIndex":0},"citationItems":[{"id":300,"uris":["http://zotero.org/users/7260192/items/3MYZGT83"],"itemData":{"id":300,"type":"article-journal","abstract":"The period vehicle routing problem is a multilevel problem assembling two classical problems: the assignment problem and the vehicle routing problem. Collection days have to be assigned to each customer and vehicle routes have to be designed for each day of the period (time horizon) so that the total distribution cost is minimised. The interaction between the temporal and spatial aspects turns the problem into one of the most challenging variations of vehicle routing. In this paper, we present the study of a real period vehicle routing system: the collection of recycling paper containers in the City Council of Almada, Portugal. Ó 2002 Elsevier Science B.V. All rights reserved.","container-title":"European Journal of Operational Research","DOI":"10.1016/S0377-2217(01)00363-0","ISSN":"03772217","issue":"2","journalAbbreviation":"European Journal of Operational Research","language":"en","page":"220-229","source":"DOI.org (Crossref)","title":"A period vehicle routing case study","volume":"139","author":[{"family":"Baptista","given":"Susana"},{"family":"Oliveira","given":"Rui Carvalho"},{"family":"Zúquete","given":"Eduardo"}],"issued":{"date-parts":[["2002",6]]},"citation-key":"baptistaPeriodVehicleRouting2002"},"suppress-author":true}],"schema":"https://github.com/citation-style-language/schema/raw/master/csl-citation.json"} </w:instrText>
      </w:r>
      <w:r w:rsidR="005C1407">
        <w:fldChar w:fldCharType="separate"/>
      </w:r>
      <w:r w:rsidR="005C1407" w:rsidRPr="005C1407">
        <w:rPr>
          <w:rFonts w:cs="Times"/>
        </w:rPr>
        <w:t>(2002)</w:t>
      </w:r>
      <w:r w:rsidR="005C1407">
        <w:fldChar w:fldCharType="end"/>
      </w:r>
      <w:r w:rsidR="00990AC3">
        <w:t xml:space="preserve"> </w:t>
      </w:r>
      <w:r w:rsidR="005C1407">
        <w:t xml:space="preserve"> and </w:t>
      </w:r>
      <w:r w:rsidR="005C1407" w:rsidRPr="00B5577A">
        <w:rPr>
          <w:rFonts w:cs="Times"/>
        </w:rPr>
        <w:t>Coene et al.</w:t>
      </w:r>
      <w:r w:rsidR="005C1407">
        <w:rPr>
          <w:rFonts w:cs="Times"/>
        </w:rPr>
        <w:t xml:space="preserve"> </w:t>
      </w:r>
      <w:r w:rsidR="005C1407">
        <w:fldChar w:fldCharType="begin"/>
      </w:r>
      <w:r w:rsidR="005C1407">
        <w:instrText xml:space="preserve"> ADDIN ZOTERO_ITEM CSL_CITATION {"citationID":"MG7cNaBs","properties":{"formattedCitation":"(2010)","plainCitation":"(2010)","noteIndex":0},"citationItems":[{"id":302,"uris":["http://zotero.org/users/7260192/items/MKT3DW4J"],"itemData":{"id":302,"type":"article-journal","container-title":"Journal of the Operational Research Society","DOI":"10.1057/jors.2009.154","ISSN":"0160-5682, 1476-9360","issue":"12","journalAbbreviation":"Journal of the Operational Research Society","language":"en","page":"1719-1728","source":"DOI.org (Crossref)","title":"On a periodic vehicle routing problem","volume":"61","author":[{"family":"Coene","given":"S"},{"family":"Arnout","given":"A"},{"family":"Spieksma","given":"F C R"}],"issued":{"date-parts":[["2010",12]]},"citation-key":"coenePeriodicVehicleRouting2010"},"suppress-author":true}],"schema":"https://github.com/citation-style-language/schema/raw/master/csl-citation.json"} </w:instrText>
      </w:r>
      <w:r w:rsidR="005C1407">
        <w:fldChar w:fldCharType="separate"/>
      </w:r>
      <w:r w:rsidR="005C1407" w:rsidRPr="005C1407">
        <w:rPr>
          <w:rFonts w:cs="Times"/>
        </w:rPr>
        <w:t>(2010)</w:t>
      </w:r>
      <w:r w:rsidR="005C1407">
        <w:fldChar w:fldCharType="end"/>
      </w:r>
      <w:r w:rsidR="005C1407">
        <w:t xml:space="preserve"> </w:t>
      </w:r>
      <w:r w:rsidR="000B2DA3">
        <w:t>give</w:t>
      </w:r>
      <w:r w:rsidR="00990AC3">
        <w:t xml:space="preserve"> periodic </w:t>
      </w:r>
      <w:r w:rsidR="000B2DA3">
        <w:t>routing problems</w:t>
      </w:r>
      <w:r w:rsidR="001816BD">
        <w:t xml:space="preserve">, both assigning </w:t>
      </w:r>
      <w:r w:rsidR="001816BD" w:rsidRPr="005C1407">
        <w:rPr>
          <w:i/>
          <w:iCs/>
        </w:rPr>
        <w:t>patterns</w:t>
      </w:r>
      <w:r w:rsidR="001816BD">
        <w:t xml:space="preserve"> or </w:t>
      </w:r>
      <w:r w:rsidR="001816BD" w:rsidRPr="005C1407">
        <w:rPr>
          <w:i/>
          <w:iCs/>
        </w:rPr>
        <w:t>scenarios</w:t>
      </w:r>
      <w:r w:rsidR="0001330D">
        <w:t xml:space="preserve"> to customers</w:t>
      </w:r>
      <w:r w:rsidR="009A5E78">
        <w:t xml:space="preserve">. </w:t>
      </w:r>
      <w:r w:rsidR="00E069DB">
        <w:br w:type="page"/>
      </w:r>
    </w:p>
    <w:p w14:paraId="03D71D4A" w14:textId="1C0A46B5" w:rsidR="00B3170C" w:rsidRDefault="00D43DC7" w:rsidP="00ED6D30">
      <w:pPr>
        <w:pStyle w:val="Heading1"/>
      </w:pPr>
      <w:bookmarkStart w:id="10" w:name="_Toc121522840"/>
      <w:r>
        <w:lastRenderedPageBreak/>
        <w:t>Data analysis</w:t>
      </w:r>
      <w:bookmarkEnd w:id="10"/>
    </w:p>
    <w:p w14:paraId="5143B223" w14:textId="12E0FF23" w:rsidR="0085384C" w:rsidRPr="0085384C" w:rsidRDefault="0085384C" w:rsidP="00ED6D30">
      <w:pPr>
        <w:pStyle w:val="Heading2"/>
      </w:pPr>
      <w:bookmarkStart w:id="11" w:name="_Toc121522841"/>
      <w:r>
        <w:t>Data</w:t>
      </w:r>
      <w:bookmarkEnd w:id="11"/>
    </w:p>
    <w:p w14:paraId="7C8AA7F4" w14:textId="4906A0D6" w:rsidR="00A77A70" w:rsidRDefault="000C4C38" w:rsidP="00ED6D30">
      <w:r w:rsidRPr="000C4C38">
        <w:t xml:space="preserve">In order to formulate feasible and pertinent recommendations, parameters reflecting the situation need to be calculated. </w:t>
      </w:r>
    </w:p>
    <w:p w14:paraId="199F10E3" w14:textId="3FF5178E" w:rsidR="00CA22BD" w:rsidRPr="004050B5" w:rsidRDefault="00547A5E" w:rsidP="00ED6D30">
      <w:r w:rsidRPr="004050B5">
        <w:t xml:space="preserve">The data analysis is based on three datasets. The first </w:t>
      </w:r>
      <w:r w:rsidR="00A92CC4" w:rsidRPr="004050B5">
        <w:t xml:space="preserve">is a timeseries of specific </w:t>
      </w:r>
      <w:r w:rsidRPr="004050B5">
        <w:t xml:space="preserve">skips’ levels over a </w:t>
      </w:r>
      <w:r w:rsidR="00921AAB">
        <w:t>fixed</w:t>
      </w:r>
      <w:r w:rsidR="00921AAB" w:rsidRPr="004050B5">
        <w:t xml:space="preserve"> period</w:t>
      </w:r>
      <w:r w:rsidR="00A92CC4" w:rsidRPr="004050B5">
        <w:t xml:space="preserve">. However, the scope of it is quite narrow, with only 12 useful filling rates extracted, </w:t>
      </w:r>
      <w:r w:rsidR="00921AAB">
        <w:t>for only</w:t>
      </w:r>
      <w:r w:rsidR="00A92CC4" w:rsidRPr="004050B5">
        <w:t xml:space="preserve"> a small area of Blantyre. A second dataset gives the arrivals </w:t>
      </w:r>
      <w:r w:rsidR="00DF4B9A">
        <w:t xml:space="preserve">of skips </w:t>
      </w:r>
      <w:r w:rsidR="00A92CC4" w:rsidRPr="004050B5">
        <w:t>at Mzedi dump, the main</w:t>
      </w:r>
      <w:r w:rsidR="005F40E0" w:rsidRPr="004050B5">
        <w:t xml:space="preserve"> inorganic waste landfill </w:t>
      </w:r>
      <w:r w:rsidR="00A92CC4" w:rsidRPr="004050B5">
        <w:t>in Blantyr</w:t>
      </w:r>
      <w:r w:rsidR="004327BA" w:rsidRPr="004050B5">
        <w:t xml:space="preserve">e. Though it covers all the skips </w:t>
      </w:r>
      <w:r w:rsidR="00DF4B9A">
        <w:t>in Blantyre</w:t>
      </w:r>
      <w:r w:rsidR="004327BA" w:rsidRPr="004050B5">
        <w:t xml:space="preserve">, </w:t>
      </w:r>
      <w:r w:rsidR="00DF4B9A">
        <w:t xml:space="preserve">the information about the </w:t>
      </w:r>
      <w:r w:rsidR="004327BA" w:rsidRPr="004050B5">
        <w:t xml:space="preserve">arrivals at the dump do not reflect the speed at which the skips fill up. Indeed, the individual filling data show that some skips go a long time without being emptied, </w:t>
      </w:r>
      <w:r w:rsidR="00DF4B9A">
        <w:t xml:space="preserve">thus </w:t>
      </w:r>
      <w:r w:rsidR="004327BA" w:rsidRPr="004050B5">
        <w:t>overflowing</w:t>
      </w:r>
      <w:r w:rsidR="00DF4B9A">
        <w:t>,</w:t>
      </w:r>
      <w:r w:rsidR="004327BA" w:rsidRPr="004050B5">
        <w:t xml:space="preserve"> and presenting a public health risk. </w:t>
      </w:r>
      <w:bookmarkStart w:id="12" w:name="_Toc119395227"/>
      <w:bookmarkStart w:id="13" w:name="_Toc119395228"/>
      <w:bookmarkStart w:id="14" w:name="_Toc119395229"/>
      <w:bookmarkStart w:id="15" w:name="_Toc119395230"/>
      <w:bookmarkStart w:id="16" w:name="_Toc119395231"/>
      <w:bookmarkStart w:id="17" w:name="_Toc119395232"/>
      <w:bookmarkEnd w:id="12"/>
      <w:bookmarkEnd w:id="13"/>
      <w:bookmarkEnd w:id="14"/>
      <w:bookmarkEnd w:id="15"/>
      <w:bookmarkEnd w:id="16"/>
      <w:bookmarkEnd w:id="17"/>
    </w:p>
    <w:p w14:paraId="0E9A9C4C" w14:textId="63B86AB9" w:rsidR="00AC653D" w:rsidRDefault="00FB02FD" w:rsidP="00ED6D30">
      <w:r>
        <w:t xml:space="preserve">The third dataset is the </w:t>
      </w:r>
      <w:r w:rsidR="00423224">
        <w:t xml:space="preserve">geographical </w:t>
      </w:r>
      <w:r>
        <w:t xml:space="preserve">locations of </w:t>
      </w:r>
      <w:r w:rsidR="0054078C">
        <w:t>the 53 skips</w:t>
      </w:r>
      <w:r w:rsidR="001B1A4B">
        <w:t xml:space="preserve"> </w:t>
      </w:r>
      <w:r w:rsidR="001B1A4B">
        <w:fldChar w:fldCharType="begin"/>
      </w:r>
      <w:r w:rsidR="001B1A4B">
        <w:instrText xml:space="preserve"> ADDIN ZOTERO_ITEM CSL_CITATION {"citationID":"YmIIQL10","properties":{"formattedCitation":"(Yesaya et al., 2022)","plainCitation":"(Yesaya et al., 2022)","noteIndex":0},"citationItems":[{"id":621,"uris":["http://zotero.org/users/7260192/items/ZQQPFKWF"],"itemData":{"id":621,"type":"software","abstract":"Changelog Exported metadata as JSON-LD Generated website","license":"Open Access","note":"DOI: 10.5281/ZENODO.6470364","publisher":"Zenodo","source":"DOI.org (Datacite)","title":"Locations of 53 public waste skips in Malawi, Blantyre.","URL":"https://zenodo.org/record/6470364","version":"0.0.1","author":[{"family":"Yesaya","given":"Mabvuto"},{"family":"Schöbitz","given":"Lars"},{"family":"Tilley","given":"Elizabeth"}],"accessed":{"date-parts":[["2022",12,10]]},"issued":{"date-parts":[["2022",4,19]]},"citation-key":"yesayaLocations53Public2022"}}],"schema":"https://github.com/citation-style-language/schema/raw/master/csl-citation.json"} </w:instrText>
      </w:r>
      <w:r w:rsidR="001B1A4B">
        <w:fldChar w:fldCharType="separate"/>
      </w:r>
      <w:r w:rsidR="001B1A4B" w:rsidRPr="001B1A4B">
        <w:rPr>
          <w:rFonts w:cs="Times"/>
        </w:rPr>
        <w:t>(Yesaya et al., 2022)</w:t>
      </w:r>
      <w:r w:rsidR="001B1A4B">
        <w:fldChar w:fldCharType="end"/>
      </w:r>
      <w:r>
        <w:t>. They</w:t>
      </w:r>
      <w:r w:rsidR="0054078C">
        <w:t xml:space="preserve"> are assumed to be mixed waste </w:t>
      </w:r>
      <w:r w:rsidR="0054078C">
        <w:rPr>
          <w:lang w:val="en-US"/>
        </w:rPr>
        <w:t xml:space="preserve">(organic and inorganic) except for the ones </w:t>
      </w:r>
      <w:r w:rsidR="00C9513D">
        <w:rPr>
          <w:lang w:val="en-US"/>
        </w:rPr>
        <w:t xml:space="preserve">explicitly said to be </w:t>
      </w:r>
      <w:r w:rsidR="00C9513D" w:rsidRPr="004050B5">
        <w:t>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1B1A4B">
        <w:t xml:space="preserve">Figure </w:t>
      </w:r>
      <w:r w:rsidR="001B1A4B">
        <w:rPr>
          <w:noProof/>
        </w:rPr>
        <w:t>1</w:t>
      </w:r>
      <w:r w:rsidR="0000260E">
        <w:fldChar w:fldCharType="end"/>
      </w:r>
      <w:r w:rsidR="0000260E">
        <w:t xml:space="preserve">. </w:t>
      </w:r>
    </w:p>
    <w:p w14:paraId="1DBF7AA2" w14:textId="3CB108A9" w:rsidR="00AC653D" w:rsidRDefault="006376F3" w:rsidP="00F60869">
      <w:pPr>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26045A51" w:rsidR="00C2629F" w:rsidRDefault="00AC653D" w:rsidP="00597221">
      <w:pPr>
        <w:pStyle w:val="Caption"/>
      </w:pPr>
      <w:bookmarkStart w:id="18" w:name="_Ref116656831"/>
      <w:r>
        <w:t xml:space="preserve">Figure </w:t>
      </w:r>
      <w:r w:rsidR="00A562F9">
        <w:fldChar w:fldCharType="begin"/>
      </w:r>
      <w:r w:rsidR="00A562F9">
        <w:instrText xml:space="preserve"> SEQ Figure \* ARABIC </w:instrText>
      </w:r>
      <w:r w:rsidR="00A562F9">
        <w:fldChar w:fldCharType="separate"/>
      </w:r>
      <w:r w:rsidR="001B1A4B">
        <w:rPr>
          <w:noProof/>
        </w:rPr>
        <w:t>1</w:t>
      </w:r>
      <w:r w:rsidR="00A562F9">
        <w:rPr>
          <w:noProof/>
        </w:rPr>
        <w:fldChar w:fldCharType="end"/>
      </w:r>
      <w:bookmarkEnd w:id="18"/>
      <w:r>
        <w:t xml:space="preserve"> </w:t>
      </w:r>
      <w:r w:rsidRPr="00F60869">
        <w:t>Locations</w:t>
      </w:r>
      <w:r w:rsidRPr="00CC2FCE">
        <w:t xml:space="preserve"> </w:t>
      </w:r>
      <w:r w:rsidRPr="00F60869">
        <w:t>of</w:t>
      </w:r>
      <w:r w:rsidRPr="00CC2FCE">
        <w:t xml:space="preserve"> skips, dump, compost facility and truck storage</w:t>
      </w:r>
      <w:r w:rsidR="00D35FE8">
        <w:t xml:space="preserve"> in Blantyre</w:t>
      </w:r>
    </w:p>
    <w:p w14:paraId="58DA7382" w14:textId="32E75D2D" w:rsidR="00C2629F" w:rsidRDefault="00C2629F" w:rsidP="001B5479">
      <w:pPr>
        <w:pStyle w:val="Heading3"/>
      </w:pPr>
      <w:bookmarkStart w:id="19" w:name="_Ref117181127"/>
      <w:bookmarkStart w:id="20" w:name="_Ref117181131"/>
      <w:bookmarkStart w:id="21" w:name="_Toc121522843"/>
      <w:r>
        <w:lastRenderedPageBreak/>
        <w:t>Skips filling data</w:t>
      </w:r>
      <w:bookmarkEnd w:id="19"/>
      <w:bookmarkEnd w:id="20"/>
      <w:bookmarkEnd w:id="21"/>
    </w:p>
    <w:p w14:paraId="6D6BAC47" w14:textId="5C7C5938" w:rsidR="00EC7BE6" w:rsidRDefault="00C2629F" w:rsidP="00ED6D30">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1B1A4B">
        <w:t xml:space="preserve">Figure </w:t>
      </w:r>
      <w:r w:rsidR="001B1A4B">
        <w:rPr>
          <w:noProof/>
        </w:rPr>
        <w:t>1</w:t>
      </w:r>
      <w:r w:rsidR="00AA3191">
        <w:fldChar w:fldCharType="end"/>
      </w:r>
      <w:r w:rsidR="00AA3191">
        <w:t xml:space="preserve"> they exactly refer to is ambiguous</w:t>
      </w:r>
      <w:r w:rsidR="00DF4B9A">
        <w:t xml:space="preserve"> (as there are several skips in each area and were not always uniquely identified)</w:t>
      </w:r>
      <w:r w:rsidR="00AA3191">
        <w:t xml:space="preserve">, but the skips within the area which could match are annotated as “Skips with </w:t>
      </w:r>
      <w:r w:rsidR="00DF4B9A">
        <w:t>approximate</w:t>
      </w:r>
      <w:r w:rsidR="00AA3191">
        <w:t xml:space="preserve">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0E6BE2F5" w:rsidR="00D926FD" w:rsidRPr="0068528B" w:rsidRDefault="009B7FC1" w:rsidP="00ED6D30">
      <w:r w:rsidRPr="009B7FC1">
        <w:t xml:space="preserve">Over a certain </w:t>
      </w:r>
      <w:r w:rsidR="009E793C" w:rsidRPr="009B7FC1">
        <w:t>period</w:t>
      </w:r>
      <w:r w:rsidRPr="009B7FC1">
        <w:t xml:space="preserve"> (depending on the skip), a measurement on a scale from </w:t>
      </w:r>
      <w:r w:rsidR="00F60D2E">
        <w:t>0</w:t>
      </w:r>
      <w:r w:rsidRPr="009B7FC1">
        <w:t xml:space="preserve">-5 was taken visually (generally) every day at </w:t>
      </w:r>
      <w:r>
        <w:t>those</w:t>
      </w:r>
      <w:r w:rsidRPr="009B7FC1">
        <w:t xml:space="preserve"> skips. A score between </w:t>
      </w:r>
      <w:r w:rsidR="00F60D2E">
        <w:t>0</w:t>
      </w:r>
      <w:r w:rsidRPr="009B7FC1">
        <w:t xml:space="preserve"> and 4 indicate the estimated fullness of the skip</w:t>
      </w:r>
      <w:r w:rsidR="00DF4B9A">
        <w:t xml:space="preserve"> (the score represents the number of quarters of space that the trash occupies in the skip, i.e. 1= ¼, etc.)</w:t>
      </w:r>
      <w:r w:rsidRPr="009B7FC1">
        <w:t xml:space="preserve">,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1B1A4B">
        <w:t xml:space="preserve">Figure </w:t>
      </w:r>
      <w:r w:rsidR="001B1A4B">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1B1A4B">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D23FC9">
      <w:pPr>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4E06E230" w:rsidR="005B7CCE" w:rsidRDefault="00EA4E95" w:rsidP="00597221">
      <w:pPr>
        <w:pStyle w:val="Caption"/>
      </w:pPr>
      <w:bookmarkStart w:id="22" w:name="_Ref117064754"/>
      <w:r>
        <w:t xml:space="preserve">Figure </w:t>
      </w:r>
      <w:r w:rsidR="00A562F9">
        <w:fldChar w:fldCharType="begin"/>
      </w:r>
      <w:r w:rsidR="00A562F9">
        <w:instrText xml:space="preserve"> SEQ Figure \* ARABIC </w:instrText>
      </w:r>
      <w:r w:rsidR="00A562F9">
        <w:fldChar w:fldCharType="separate"/>
      </w:r>
      <w:r w:rsidR="001B1A4B">
        <w:rPr>
          <w:noProof/>
        </w:rPr>
        <w:t>2</w:t>
      </w:r>
      <w:r w:rsidR="00A562F9">
        <w:rPr>
          <w:noProof/>
        </w:rPr>
        <w:fldChar w:fldCharType="end"/>
      </w:r>
      <w:bookmarkEnd w:id="22"/>
      <w:r>
        <w:t xml:space="preserve"> Skip filling data for </w:t>
      </w:r>
      <w:r w:rsidR="00E570D7" w:rsidRPr="00E570D7">
        <w:t>“</w:t>
      </w:r>
      <w:r w:rsidRPr="00E570D7">
        <w:t>BCA inorganic 1</w:t>
      </w:r>
      <w:r w:rsidR="00E570D7" w:rsidRPr="00E570D7">
        <w:t>”</w:t>
      </w:r>
    </w:p>
    <w:p w14:paraId="79CCC66B" w14:textId="77777777" w:rsidR="00EA4E95" w:rsidRDefault="00EC7BE6" w:rsidP="00D23FC9">
      <w:pPr>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47966BDC" w:rsidR="00EC7BE6" w:rsidRPr="00E570D7" w:rsidRDefault="00EA4E95" w:rsidP="00597221">
      <w:pPr>
        <w:pStyle w:val="Caption"/>
      </w:pPr>
      <w:r>
        <w:t xml:space="preserve">Figure </w:t>
      </w:r>
      <w:r w:rsidR="00A562F9">
        <w:fldChar w:fldCharType="begin"/>
      </w:r>
      <w:r w:rsidR="00A562F9">
        <w:instrText xml:space="preserve"> SEQ Figure \* ARABIC </w:instrText>
      </w:r>
      <w:r w:rsidR="00A562F9">
        <w:fldChar w:fldCharType="separate"/>
      </w:r>
      <w:r w:rsidR="001B1A4B">
        <w:rPr>
          <w:noProof/>
        </w:rPr>
        <w:t>3</w:t>
      </w:r>
      <w:r w:rsidR="00A562F9">
        <w:rPr>
          <w:noProof/>
        </w:rPr>
        <w:fldChar w:fldCharType="end"/>
      </w:r>
      <w:r>
        <w:t xml:space="preserve"> Skip filling data for </w:t>
      </w:r>
      <w:r w:rsidR="00E570D7" w:rsidRPr="00E570D7">
        <w:t>“</w:t>
      </w:r>
      <w:r w:rsidRPr="00E570D7">
        <w:t>Chigumula</w:t>
      </w:r>
      <w:r w:rsidR="00E570D7">
        <w:t>_</w:t>
      </w:r>
      <w:r w:rsidRPr="00E570D7">
        <w:t>inorganic</w:t>
      </w:r>
      <w:r w:rsidR="00E570D7">
        <w:t>_</w:t>
      </w:r>
      <w:r w:rsidRPr="00E570D7">
        <w:t>2</w:t>
      </w:r>
      <w:r w:rsidR="00E570D7" w:rsidRPr="00E570D7">
        <w:t>”</w:t>
      </w:r>
    </w:p>
    <w:p w14:paraId="67110210" w14:textId="77777777" w:rsidR="00EA4E95" w:rsidRDefault="00EC7BE6" w:rsidP="00F60869">
      <w:pPr>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46EAA70D" w:rsidR="00EC7BE6" w:rsidRDefault="00EA4E95" w:rsidP="00597221">
      <w:pPr>
        <w:pStyle w:val="Caption"/>
      </w:pPr>
      <w:bookmarkStart w:id="23" w:name="_Ref117064790"/>
      <w:r>
        <w:t xml:space="preserve">Figure </w:t>
      </w:r>
      <w:r w:rsidR="00A562F9">
        <w:fldChar w:fldCharType="begin"/>
      </w:r>
      <w:r w:rsidR="00A562F9">
        <w:instrText xml:space="preserve"> SEQ Figure \* ARABIC </w:instrText>
      </w:r>
      <w:r w:rsidR="00A562F9">
        <w:fldChar w:fldCharType="separate"/>
      </w:r>
      <w:r w:rsidR="001B1A4B">
        <w:rPr>
          <w:noProof/>
        </w:rPr>
        <w:t>4</w:t>
      </w:r>
      <w:r w:rsidR="00A562F9">
        <w:rPr>
          <w:noProof/>
        </w:rPr>
        <w:fldChar w:fldCharType="end"/>
      </w:r>
      <w:bookmarkEnd w:id="23"/>
      <w:r>
        <w:t xml:space="preserve"> </w:t>
      </w:r>
      <w:bookmarkStart w:id="24" w:name="_Ref117064784"/>
      <w:r>
        <w:t xml:space="preserve">Skip filling data for </w:t>
      </w:r>
      <w:r w:rsidR="00E570D7" w:rsidRPr="00E570D7">
        <w:t>“</w:t>
      </w:r>
      <w:r w:rsidRPr="00E570D7">
        <w:t>Bangwe</w:t>
      </w:r>
      <w:r w:rsidR="00E570D7" w:rsidRPr="00E570D7">
        <w:t>_</w:t>
      </w:r>
      <w:r w:rsidRPr="00E570D7">
        <w:t>inorganic</w:t>
      </w:r>
      <w:r w:rsidR="00E570D7" w:rsidRPr="00E570D7">
        <w:t>_</w:t>
      </w:r>
      <w:r w:rsidRPr="00E570D7">
        <w:t>1</w:t>
      </w:r>
      <w:bookmarkEnd w:id="24"/>
      <w:r w:rsidR="00E570D7" w:rsidRPr="00E570D7">
        <w:t>”</w:t>
      </w:r>
    </w:p>
    <w:p w14:paraId="71C1F6F4" w14:textId="6A81127E" w:rsidR="00CB43D4" w:rsidRDefault="00033BB9" w:rsidP="00ED6D30">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w:t>
      </w:r>
      <w:r w:rsidR="00DF4B9A">
        <w:t xml:space="preserve">for </w:t>
      </w:r>
      <w:r w:rsidR="00CC29AE">
        <w:t>a filling rate</w:t>
      </w:r>
      <w:r w:rsidR="00DF4B9A">
        <w:t xml:space="preserve"> to be calculated easily</w:t>
      </w:r>
      <w:r w:rsidR="00051D95">
        <w:t>. This</w:t>
      </w:r>
      <w:r w:rsidR="00DF4B9A">
        <w:t xml:space="preserve"> visual method</w:t>
      </w:r>
      <w:r w:rsidR="00051D95">
        <w:t xml:space="preserve">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w:t>
      </w:r>
      <w:r w:rsidR="00DF4B9A">
        <w:t>must</w:t>
      </w:r>
      <w:r w:rsidR="006B4C02">
        <w:t xml:space="preserve">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2C32F10A" w14:textId="41ED90D4" w:rsidR="006859A9" w:rsidRDefault="00A13C01" w:rsidP="00ED6D30">
      <w:pPr>
        <w:pStyle w:val="Heading2"/>
      </w:pPr>
      <w:bookmarkStart w:id="25" w:name="_Toc121522844"/>
      <w:r w:rsidRPr="00A13C01">
        <w:t>Methods</w:t>
      </w:r>
      <w:bookmarkEnd w:id="25"/>
    </w:p>
    <w:p w14:paraId="1898B35A" w14:textId="04E87F64" w:rsidR="00335ACB" w:rsidRDefault="00335ACB" w:rsidP="001B5479">
      <w:pPr>
        <w:pStyle w:val="Heading3"/>
      </w:pPr>
      <w:bookmarkStart w:id="26" w:name="_Ref121407820"/>
      <w:bookmarkStart w:id="27" w:name="_Toc121522845"/>
      <w:bookmarkStart w:id="28" w:name="_Ref119480463"/>
      <w:bookmarkStart w:id="29" w:name="_Ref119480474"/>
      <w:bookmarkStart w:id="30" w:name="_Ref119480479"/>
      <w:r>
        <w:t>Distance</w:t>
      </w:r>
      <w:r w:rsidR="003E2FE5">
        <w:t>s and travel times</w:t>
      </w:r>
      <w:bookmarkEnd w:id="26"/>
      <w:bookmarkEnd w:id="27"/>
    </w:p>
    <w:p w14:paraId="11D1E89F" w14:textId="02E9AC72" w:rsidR="00335ACB" w:rsidRPr="00335ACB" w:rsidRDefault="002B56F2" w:rsidP="00ED6D30">
      <w:r>
        <w:t xml:space="preserve">A distance matrix is </w:t>
      </w:r>
      <w:r w:rsidR="00652F44">
        <w:t>used to</w:t>
      </w:r>
      <w:r w:rsidR="00335ACB">
        <w:t xml:space="preserve"> estima</w:t>
      </w:r>
      <w:r>
        <w:t>t</w:t>
      </w:r>
      <w:r w:rsidR="00335ACB">
        <w:t xml:space="preserve">e the </w:t>
      </w:r>
      <w:r w:rsidR="00652F44">
        <w:t xml:space="preserve">travel </w:t>
      </w:r>
      <w:r w:rsidR="00335ACB">
        <w:t xml:space="preserve">distances between any two skips, </w:t>
      </w:r>
      <w:r w:rsidR="00D57F0C">
        <w:t xml:space="preserve">the </w:t>
      </w:r>
      <w:r w:rsidR="00335ACB">
        <w:t>dump,</w:t>
      </w:r>
      <w:r w:rsidR="00D57F0C">
        <w:t xml:space="preserve"> and the</w:t>
      </w:r>
      <w:r w:rsidR="00335ACB">
        <w:t xml:space="preserve"> depot</w:t>
      </w:r>
      <w:r>
        <w:t xml:space="preserve">. OpenRoutingService, an optimal routing plugin for QGIS based </w:t>
      </w:r>
      <w:r w:rsidR="005D46EC">
        <w:t xml:space="preserve">on </w:t>
      </w:r>
      <w:r>
        <w:t xml:space="preserve">OpenStreetMap, </w:t>
      </w:r>
      <w:r w:rsidR="00216CFF">
        <w:t xml:space="preserve">is used to generate the optimal </w:t>
      </w:r>
      <w:r w:rsidR="00652F44">
        <w:t>route distances</w:t>
      </w:r>
      <w:r w:rsidR="00216CFF">
        <w:t xml:space="preserve"> between the points of interest</w:t>
      </w:r>
      <w:r w:rsidR="00652F44">
        <w:t xml:space="preserve">. </w:t>
      </w:r>
      <w:r w:rsidR="00052F14" w:rsidRPr="00423224">
        <w:rPr>
          <w:i/>
          <w:iCs/>
        </w:rPr>
        <w:t>Local expert opinion and tracking of the trucks</w:t>
      </w:r>
      <w:r w:rsidR="00052F14">
        <w:t xml:space="preserve"> </w:t>
      </w:r>
      <w:r w:rsidR="003E2FE5">
        <w:t>would be useful in getting</w:t>
      </w:r>
      <w:r w:rsidR="00545F82">
        <w:t xml:space="preserve"> an accurate overview of travel times. Computer-aided optimal routing is </w:t>
      </w:r>
      <w:r w:rsidR="00EF4848">
        <w:t>an interesting area of research but cannot match the situational awareness and context of a complex city such as Blantyre</w:t>
      </w:r>
      <w:r w:rsidR="00054AE0">
        <w:t xml:space="preserve"> </w:t>
      </w:r>
      <w:r w:rsidR="00545F82">
        <w:fldChar w:fldCharType="begin"/>
      </w:r>
      <w:r w:rsidR="00B5577A">
        <w:instrText xml:space="preserve"> ADDIN ZOTERO_ITEM CSL_CITATION {"citationID":"ouZV8np1","properties":{"formattedCitation":"(Coffey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45F82">
        <w:fldChar w:fldCharType="separate"/>
      </w:r>
      <w:r w:rsidR="00B5577A" w:rsidRPr="00B5577A">
        <w:rPr>
          <w:rFonts w:cs="Times"/>
        </w:rPr>
        <w:t>(Coffey &amp; Coad, 2010)</w:t>
      </w:r>
      <w:r w:rsidR="00545F82">
        <w:fldChar w:fldCharType="end"/>
      </w:r>
      <w:r w:rsidR="00EF4848">
        <w:t>.</w:t>
      </w:r>
    </w:p>
    <w:p w14:paraId="51D9E783" w14:textId="74DB354D" w:rsidR="00D86C60" w:rsidRPr="006F3A8F" w:rsidRDefault="00D86C60" w:rsidP="001B5479">
      <w:pPr>
        <w:pStyle w:val="Heading3"/>
      </w:pPr>
      <w:bookmarkStart w:id="31" w:name="_Toc121522846"/>
      <w:r w:rsidRPr="006F3A8F">
        <w:t>Filling rates</w:t>
      </w:r>
      <w:bookmarkEnd w:id="28"/>
      <w:bookmarkEnd w:id="29"/>
      <w:bookmarkEnd w:id="30"/>
      <w:bookmarkEnd w:id="31"/>
    </w:p>
    <w:p w14:paraId="57F49A7C" w14:textId="04FCD378" w:rsidR="0020544F" w:rsidRDefault="006859A9" w:rsidP="00ED6D30">
      <w:r>
        <w:t>Filling rates are extracted from the skip-level data. The goal is to identify a rising trend over several days, and to compute the filling rate as the slop</w:t>
      </w:r>
      <w:r w:rsidR="00B927F0">
        <w:t>e</w:t>
      </w:r>
      <w:r>
        <w:t xml:space="preserve"> of this ramp. </w:t>
      </w:r>
      <w:r w:rsidR="001B5479">
        <w:t xml:space="preserve">The filling rate is determined by </w:t>
      </w:r>
      <w:r w:rsidR="0020544F">
        <w:t>perform</w:t>
      </w:r>
      <w:r w:rsidR="001B5479">
        <w:t>ing</w:t>
      </w:r>
      <w:r w:rsidR="0020544F">
        <w:t xml:space="preserve"> the following steps:</w:t>
      </w:r>
    </w:p>
    <w:p w14:paraId="0606FFF6" w14:textId="2905B725" w:rsidR="0020544F" w:rsidRDefault="00DC6716" w:rsidP="00ED6D30">
      <w:pPr>
        <w:pStyle w:val="ListParagraph"/>
        <w:numPr>
          <w:ilvl w:val="0"/>
          <w:numId w:val="9"/>
        </w:numPr>
      </w:pPr>
      <w:r>
        <w:t>Removing spikes</w:t>
      </w:r>
    </w:p>
    <w:p w14:paraId="5B4FC634" w14:textId="7249437C" w:rsidR="00282D9D" w:rsidRDefault="003C5264" w:rsidP="00ED6D30">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1B1A4B">
        <w:t xml:space="preserve">Figure </w:t>
      </w:r>
      <w:r w:rsidR="001B1A4B">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w:t>
      </w:r>
      <w:r w:rsidR="001B5479">
        <w:t>limitation</w:t>
      </w:r>
      <w:r w:rsidR="000A354B">
        <w:t xml:space="preserve">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F60869">
      <w:pPr>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2919996C" w:rsidR="006F2791" w:rsidRDefault="006F2791" w:rsidP="00597221">
      <w:pPr>
        <w:pStyle w:val="Caption"/>
      </w:pPr>
      <w:bookmarkStart w:id="32" w:name="_Ref119340046"/>
      <w:r>
        <w:lastRenderedPageBreak/>
        <w:t xml:space="preserve">Figure </w:t>
      </w:r>
      <w:r w:rsidR="00A562F9">
        <w:fldChar w:fldCharType="begin"/>
      </w:r>
      <w:r w:rsidR="00A562F9">
        <w:instrText xml:space="preserve"> SEQ Figure \* ARABIC </w:instrText>
      </w:r>
      <w:r w:rsidR="00A562F9">
        <w:fldChar w:fldCharType="separate"/>
      </w:r>
      <w:r w:rsidR="001B1A4B">
        <w:rPr>
          <w:noProof/>
        </w:rPr>
        <w:t>5</w:t>
      </w:r>
      <w:r w:rsidR="00A562F9">
        <w:rPr>
          <w:noProof/>
        </w:rPr>
        <w:fldChar w:fldCharType="end"/>
      </w:r>
      <w:bookmarkEnd w:id="32"/>
      <w:r>
        <w:t xml:space="preserve"> Action of filtering spikes</w:t>
      </w:r>
    </w:p>
    <w:p w14:paraId="4132B220" w14:textId="6B004E9A" w:rsidR="00DC6716" w:rsidRDefault="00DC6716" w:rsidP="00ED6D30">
      <w:pPr>
        <w:pStyle w:val="ListParagraph"/>
        <w:numPr>
          <w:ilvl w:val="0"/>
          <w:numId w:val="9"/>
        </w:numPr>
      </w:pPr>
      <w:r>
        <w:t>Detecting the top of ramps</w:t>
      </w:r>
    </w:p>
    <w:p w14:paraId="7DDBD271" w14:textId="361DE558" w:rsidR="00DD4920" w:rsidRDefault="005E60FA" w:rsidP="00ED6D30">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5BD3E19C" w:rsidR="00DD4920" w:rsidRDefault="002C3A98" w:rsidP="00ED6D30">
      <w:r>
        <w:t>A backward pass detects the first date at which the top value appears.</w:t>
      </w:r>
      <w:r w:rsidR="009250D3">
        <w:t xml:space="preserve"> </w:t>
      </w:r>
      <w:r>
        <w:t>Th</w:t>
      </w:r>
      <w:r w:rsidR="001B5479">
        <w:t>is</w:t>
      </w:r>
      <w:r>
        <w:t xml:space="preserve"> </w:t>
      </w:r>
      <w:r w:rsidR="001B5479">
        <w:t>point is</w:t>
      </w:r>
      <w:r w:rsidR="0050689A">
        <w:t xml:space="preserve"> considered to </w:t>
      </w:r>
      <w:r w:rsidR="001B5479">
        <w:t xml:space="preserve">represent </w:t>
      </w:r>
      <w:r w:rsidR="0050689A">
        <w:t xml:space="preserve">the time where </w:t>
      </w:r>
      <w:r w:rsidR="002E2F18">
        <w:t>the skip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ED6D30">
      <w:pPr>
        <w:pStyle w:val="ListParagraph"/>
        <w:numPr>
          <w:ilvl w:val="0"/>
          <w:numId w:val="9"/>
        </w:numPr>
      </w:pPr>
      <w:r>
        <w:t>Eliminating</w:t>
      </w:r>
      <w:r w:rsidR="008614C3">
        <w:t xml:space="preserve"> downgrading </w:t>
      </w:r>
    </w:p>
    <w:p w14:paraId="494EB0F6" w14:textId="26965566" w:rsidR="00D75497" w:rsidRDefault="00F60D2E" w:rsidP="00ED6D30">
      <w:r>
        <w:t>Downgrading</w:t>
      </w:r>
      <w:r w:rsidR="00D71454">
        <w:t xml:space="preserve"> is clear in</w:t>
      </w:r>
      <w:r w:rsidR="00BA706F">
        <w:fldChar w:fldCharType="begin"/>
      </w:r>
      <w:r w:rsidR="00BA706F">
        <w:instrText xml:space="preserve"> REF _Ref119340992 \h </w:instrText>
      </w:r>
      <w:r w:rsidR="00BA706F">
        <w:fldChar w:fldCharType="separate"/>
      </w:r>
      <w:r w:rsidR="001B5479">
        <w:t xml:space="preserve"> </w:t>
      </w:r>
      <w:r w:rsidR="001B1A4B">
        <w:t>Figu</w:t>
      </w:r>
      <w:r w:rsidR="001B1A4B">
        <w:t>r</w:t>
      </w:r>
      <w:r w:rsidR="001B1A4B">
        <w:t xml:space="preserve">e </w:t>
      </w:r>
      <w:r w:rsidR="001B1A4B">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rsidR="001B1A4B">
        <w:t xml:space="preserve">Figure </w:t>
      </w:r>
      <w:r w:rsidR="001B1A4B">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ED6D30">
      <w:pPr>
        <w:pStyle w:val="ListParagraph"/>
        <w:numPr>
          <w:ilvl w:val="0"/>
          <w:numId w:val="10"/>
        </w:numPr>
      </w:pPr>
      <w:r>
        <w:t>Trash being burned to eliminate the overflowing waste</w:t>
      </w:r>
      <w:r w:rsidR="004804C0">
        <w:t>.</w:t>
      </w:r>
    </w:p>
    <w:p w14:paraId="392E4834" w14:textId="1A077E22" w:rsidR="00D75497" w:rsidRDefault="00D75497" w:rsidP="00ED6D30">
      <w:pPr>
        <w:pStyle w:val="ListParagraph"/>
        <w:numPr>
          <w:ilvl w:val="0"/>
          <w:numId w:val="10"/>
        </w:numPr>
      </w:pPr>
      <w:r>
        <w:t>Waste being cleared by another party</w:t>
      </w:r>
      <w:r w:rsidR="004804C0">
        <w:t>.</w:t>
      </w:r>
    </w:p>
    <w:p w14:paraId="7BA4EB44" w14:textId="6BB20EC6" w:rsidR="006A5081" w:rsidRDefault="00D75497" w:rsidP="00ED6D30">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A02F343" w:rsidR="001B1A4B" w:rsidRDefault="003B761E" w:rsidP="00ED6D30">
      <w:r>
        <w:t xml:space="preserve">In the backward pass described in 2), the top values at the end of </w:t>
      </w:r>
      <w:r w:rsidR="00F60D2E">
        <w:t>downgrading</w:t>
      </w:r>
      <w:r>
        <w:t xml:space="preserve"> periods</w:t>
      </w:r>
      <w:r w:rsidR="00BA4EC9">
        <w:t xml:space="preserve"> are removed by adding a condition that deletes </w:t>
      </w:r>
      <w:r w:rsidR="00234C0A">
        <w:t>the current top end if the level rises</w:t>
      </w:r>
      <w:r w:rsidR="00BA4EC9">
        <w:t xml:space="preserve">. </w:t>
      </w:r>
    </w:p>
    <w:p w14:paraId="531935CA" w14:textId="77777777" w:rsidR="001B1A4B" w:rsidRDefault="001B1A4B">
      <w:r>
        <w:br w:type="page"/>
      </w:r>
    </w:p>
    <w:p w14:paraId="7F0B8206" w14:textId="77777777" w:rsidR="00F60869" w:rsidRDefault="00BA706F" w:rsidP="00F60869">
      <w:pPr>
        <w:jc w:val="center"/>
      </w:pPr>
      <w:r>
        <w:rPr>
          <w:noProof/>
        </w:rPr>
        <w:lastRenderedPageBreak/>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bookmarkStart w:id="33" w:name="_Ref119340992"/>
    </w:p>
    <w:p w14:paraId="32082DE0" w14:textId="3691E7A2" w:rsidR="00BA706F" w:rsidRDefault="00BA706F" w:rsidP="00F60869">
      <w:pPr>
        <w:jc w:val="center"/>
      </w:pPr>
      <w:r>
        <w:t xml:space="preserve">Figure </w:t>
      </w:r>
      <w:r w:rsidR="00A562F9">
        <w:fldChar w:fldCharType="begin"/>
      </w:r>
      <w:r w:rsidR="00A562F9">
        <w:instrText xml:space="preserve"> SEQ Figure \* ARABIC </w:instrText>
      </w:r>
      <w:r w:rsidR="00A562F9">
        <w:fldChar w:fldCharType="separate"/>
      </w:r>
      <w:r w:rsidR="001B1A4B">
        <w:rPr>
          <w:noProof/>
        </w:rPr>
        <w:t>6</w:t>
      </w:r>
      <w:r w:rsidR="00A562F9">
        <w:rPr>
          <w:noProof/>
        </w:rPr>
        <w:fldChar w:fldCharType="end"/>
      </w:r>
      <w:bookmarkEnd w:id="33"/>
      <w:r>
        <w:t xml:space="preserve"> Zoomed in "BCA_inorganic_1" filling data</w:t>
      </w:r>
    </w:p>
    <w:p w14:paraId="12DBD4E3" w14:textId="7C58962A" w:rsidR="00DC6716" w:rsidRDefault="00DC6716" w:rsidP="00ED6D30">
      <w:pPr>
        <w:pStyle w:val="ListParagraph"/>
        <w:numPr>
          <w:ilvl w:val="0"/>
          <w:numId w:val="9"/>
        </w:numPr>
      </w:pPr>
      <w:r>
        <w:t>Detecting the bottom of ramps</w:t>
      </w:r>
    </w:p>
    <w:p w14:paraId="6E07F276" w14:textId="7EA031E2" w:rsidR="00D86C60" w:rsidRDefault="009E793C" w:rsidP="00ED6D30">
      <w:r>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1D3EB850" w14:textId="77777777" w:rsidR="001B5479" w:rsidRDefault="001B5479" w:rsidP="001B5479">
      <w:pPr>
        <w:pStyle w:val="Heading3"/>
      </w:pPr>
      <w:bookmarkStart w:id="34" w:name="_Toc121522847"/>
      <w:commentRangeStart w:id="35"/>
      <w:r>
        <w:t>Dump arrivals logs</w:t>
      </w:r>
      <w:commentRangeEnd w:id="35"/>
      <w:r>
        <w:rPr>
          <w:rStyle w:val="CommentReference"/>
          <w:rFonts w:ascii="Times" w:eastAsia="Times" w:hAnsi="Times" w:cstheme="minorBidi"/>
          <w:i w:val="0"/>
          <w:color w:val="auto"/>
        </w:rPr>
        <w:commentReference w:id="35"/>
      </w:r>
    </w:p>
    <w:p w14:paraId="0A31A53D" w14:textId="77777777" w:rsidR="001B5479" w:rsidRDefault="001B5479" w:rsidP="001B5479">
      <w:r>
        <w:t>This is a log</w:t>
      </w:r>
      <w:r w:rsidRPr="00F63348">
        <w:t xml:space="preserve"> lists arrivals at the Mzedi dump, along with the origin of the skip carried by each truck. The origins match exactly </w:t>
      </w:r>
      <w:r>
        <w:t>the geographical</w:t>
      </w:r>
      <w:r w:rsidRPr="00F63348">
        <w:t xml:space="preserve"> locations</w:t>
      </w:r>
      <w:r>
        <w:t xml:space="preserve"> in </w:t>
      </w:r>
      <w:r>
        <w:fldChar w:fldCharType="begin"/>
      </w:r>
      <w:r>
        <w:instrText xml:space="preserve"> REF _Ref116656831 \h </w:instrText>
      </w:r>
      <w:r>
        <w:fldChar w:fldCharType="separate"/>
      </w:r>
      <w:r>
        <w:t xml:space="preserve">Figure </w:t>
      </w:r>
      <w:r>
        <w:rPr>
          <w:noProof/>
        </w:rPr>
        <w:t>1</w:t>
      </w:r>
      <w:r>
        <w:fldChar w:fldCharType="end"/>
      </w:r>
      <w:r w:rsidRPr="00F63348">
        <w:t>. The period of this series is 2020-12-05 to 2021-12-31.</w:t>
      </w:r>
    </w:p>
    <w:p w14:paraId="02F2FA69" w14:textId="6FBDBCBA" w:rsidR="00D73A9B" w:rsidRDefault="00D73A9B" w:rsidP="00ED6D30">
      <w:pPr>
        <w:pStyle w:val="Heading2"/>
      </w:pPr>
      <w:bookmarkStart w:id="36" w:name="_Toc121522848"/>
      <w:bookmarkEnd w:id="34"/>
      <w:r>
        <w:t>Results</w:t>
      </w:r>
      <w:bookmarkEnd w:id="36"/>
    </w:p>
    <w:p w14:paraId="5CFE15BE" w14:textId="5A9CE1F9" w:rsidR="00852E3C" w:rsidRPr="00852E3C" w:rsidRDefault="00852E3C" w:rsidP="001B5479">
      <w:pPr>
        <w:pStyle w:val="Heading3"/>
      </w:pPr>
      <w:bookmarkStart w:id="37" w:name="_Toc121522849"/>
      <w:r>
        <w:t>Filling rates</w:t>
      </w:r>
      <w:bookmarkEnd w:id="37"/>
    </w:p>
    <w:p w14:paraId="0AEFA8EA" w14:textId="5D7C4197" w:rsidR="003F728C" w:rsidRDefault="009E793C" w:rsidP="00ED6D30">
      <w:r>
        <w:t>The result</w:t>
      </w:r>
      <w:r w:rsidR="00CF755B">
        <w:t xml:space="preserve"> is shown in </w:t>
      </w:r>
      <w:r w:rsidR="00CF755B">
        <w:fldChar w:fldCharType="begin"/>
      </w:r>
      <w:r w:rsidR="00CF755B">
        <w:instrText xml:space="preserve"> REF _Ref117071878 \h </w:instrText>
      </w:r>
      <w:r w:rsidR="00CF755B">
        <w:fldChar w:fldCharType="separate"/>
      </w:r>
      <w:r w:rsidR="001B1A4B">
        <w:t xml:space="preserve">Figure </w:t>
      </w:r>
      <w:r w:rsidR="001B1A4B">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1B1A4B">
        <w:t xml:space="preserve">Figure </w:t>
      </w:r>
      <w:r w:rsidR="001B1A4B">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1B1A4B">
        <w:t xml:space="preserve">Figure </w:t>
      </w:r>
      <w:r w:rsidR="001B1A4B">
        <w:rPr>
          <w:noProof/>
        </w:rPr>
        <w:t>9</w:t>
      </w:r>
      <w:r w:rsidR="006A53CC">
        <w:fldChar w:fldCharType="end"/>
      </w:r>
      <w:r w:rsidR="006A53CC">
        <w:t xml:space="preserve">. </w:t>
      </w:r>
    </w:p>
    <w:p w14:paraId="736960E9" w14:textId="77777777" w:rsidR="00CF755B" w:rsidRDefault="003F728C" w:rsidP="00F60869">
      <w:pPr>
        <w:jc w:val="center"/>
      </w:pPr>
      <w:r>
        <w:rPr>
          <w:noProof/>
        </w:rPr>
        <w:lastRenderedPageBreak/>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46B83E3F" w:rsidR="003F728C" w:rsidRDefault="00CF755B" w:rsidP="00597221">
      <w:pPr>
        <w:pStyle w:val="Caption"/>
      </w:pPr>
      <w:bookmarkStart w:id="38" w:name="_Ref117071878"/>
      <w:r>
        <w:t xml:space="preserve">Figure </w:t>
      </w:r>
      <w:r w:rsidR="00A562F9">
        <w:fldChar w:fldCharType="begin"/>
      </w:r>
      <w:r w:rsidR="00A562F9">
        <w:instrText xml:space="preserve"> SEQ Figure \* ARABIC </w:instrText>
      </w:r>
      <w:r w:rsidR="00A562F9">
        <w:fldChar w:fldCharType="separate"/>
      </w:r>
      <w:r w:rsidR="001B1A4B">
        <w:rPr>
          <w:noProof/>
        </w:rPr>
        <w:t>7</w:t>
      </w:r>
      <w:r w:rsidR="00A562F9">
        <w:rPr>
          <w:noProof/>
        </w:rPr>
        <w:fldChar w:fldCharType="end"/>
      </w:r>
      <w:bookmarkEnd w:id="38"/>
      <w:r>
        <w:t xml:space="preserve"> Results of ramps for </w:t>
      </w:r>
      <w:r w:rsidR="00FD024E" w:rsidRPr="00FD024E">
        <w:t>“</w:t>
      </w:r>
      <w:r w:rsidRPr="00FD024E">
        <w:t>BCA inorganic 1</w:t>
      </w:r>
      <w:r w:rsidR="00FD024E" w:rsidRPr="00FD024E">
        <w:t>”</w:t>
      </w:r>
    </w:p>
    <w:p w14:paraId="733BC58E" w14:textId="5716D3D8" w:rsidR="00F3536C" w:rsidRDefault="00F3536C" w:rsidP="00ED6D30"/>
    <w:p w14:paraId="03C5097B" w14:textId="77777777" w:rsidR="00541682" w:rsidRDefault="00541682" w:rsidP="00ED6D30">
      <w:pPr>
        <w:rPr>
          <w:noProof/>
        </w:rPr>
      </w:pPr>
    </w:p>
    <w:p w14:paraId="74F89CCE" w14:textId="561521F8" w:rsidR="00F3536C" w:rsidRDefault="00F3536C" w:rsidP="00F60869">
      <w:pPr>
        <w:jc w:val="center"/>
      </w:pPr>
      <w:r>
        <w:rPr>
          <w:noProof/>
        </w:rPr>
        <w:lastRenderedPageBreak/>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567EF088" w:rsidR="00F3536C" w:rsidRDefault="00F3536C" w:rsidP="00597221">
      <w:pPr>
        <w:pStyle w:val="Caption"/>
      </w:pPr>
      <w:bookmarkStart w:id="39" w:name="_Ref117072094"/>
      <w:r>
        <w:t xml:space="preserve">Figure </w:t>
      </w:r>
      <w:r w:rsidR="00A562F9">
        <w:fldChar w:fldCharType="begin"/>
      </w:r>
      <w:r w:rsidR="00A562F9">
        <w:instrText xml:space="preserve"> SEQ Figure \* ARABIC </w:instrText>
      </w:r>
      <w:r w:rsidR="00A562F9">
        <w:fldChar w:fldCharType="separate"/>
      </w:r>
      <w:r w:rsidR="001B1A4B">
        <w:rPr>
          <w:noProof/>
        </w:rPr>
        <w:t>8</w:t>
      </w:r>
      <w:r w:rsidR="00A562F9">
        <w:rPr>
          <w:noProof/>
        </w:rPr>
        <w:fldChar w:fldCharType="end"/>
      </w:r>
      <w:bookmarkEnd w:id="39"/>
      <w:r>
        <w:t xml:space="preserve"> Results of ramps for </w:t>
      </w:r>
      <w:r w:rsidR="0088705A" w:rsidRPr="0088705A">
        <w:t>“</w:t>
      </w:r>
      <w:r w:rsidRPr="0088705A">
        <w:t>Bangwe</w:t>
      </w:r>
      <w:r w:rsidR="00541682">
        <w:t>_</w:t>
      </w:r>
      <w:r w:rsidRPr="0088705A">
        <w:t>inorganic</w:t>
      </w:r>
      <w:r w:rsidR="00541682">
        <w:t>_</w:t>
      </w:r>
      <w:r w:rsidRPr="0088705A">
        <w:t>1</w:t>
      </w:r>
      <w:r w:rsidR="0088705A" w:rsidRPr="0088705A">
        <w:t>”</w:t>
      </w:r>
      <w:r w:rsidR="00C84407">
        <w:t xml:space="preserve"> </w:t>
      </w:r>
      <w:r w:rsidR="00320BCF" w:rsidRPr="00741F0D">
        <w:rPr>
          <w:b/>
          <w:bCs/>
        </w:rPr>
        <w:t>with</w:t>
      </w:r>
      <w:r w:rsidR="00320BCF">
        <w:t xml:space="preserve"> spikes removed</w:t>
      </w:r>
    </w:p>
    <w:p w14:paraId="0E1327AA" w14:textId="77777777" w:rsidR="00320BCF" w:rsidRDefault="00320BCF" w:rsidP="00F60869">
      <w:pPr>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5EBC340E" w:rsidR="00320BCF" w:rsidRPr="00320BCF" w:rsidRDefault="00320BCF" w:rsidP="00597221">
      <w:pPr>
        <w:pStyle w:val="Caption"/>
      </w:pPr>
      <w:bookmarkStart w:id="40" w:name="_Ref119341970"/>
      <w:r>
        <w:t xml:space="preserve">Figure </w:t>
      </w:r>
      <w:r w:rsidR="00A562F9">
        <w:fldChar w:fldCharType="begin"/>
      </w:r>
      <w:r w:rsidR="00A562F9">
        <w:instrText xml:space="preserve"> SEQ Figure \* ARABIC </w:instrText>
      </w:r>
      <w:r w:rsidR="00A562F9">
        <w:fldChar w:fldCharType="separate"/>
      </w:r>
      <w:r w:rsidR="001B1A4B">
        <w:rPr>
          <w:noProof/>
        </w:rPr>
        <w:t>9</w:t>
      </w:r>
      <w:r w:rsidR="00A562F9">
        <w:rPr>
          <w:noProof/>
        </w:rPr>
        <w:fldChar w:fldCharType="end"/>
      </w:r>
      <w:bookmarkEnd w:id="40"/>
      <w:r w:rsidRPr="00320BCF">
        <w:t xml:space="preserve"> </w:t>
      </w:r>
      <w:r>
        <w:t xml:space="preserve">Results of ramps for </w:t>
      </w:r>
      <w:r w:rsidRPr="0088705A">
        <w:t>“Bangwe</w:t>
      </w:r>
      <w:r w:rsidR="00156108">
        <w:t>_i</w:t>
      </w:r>
      <w:r w:rsidRPr="0088705A">
        <w:t>norganic</w:t>
      </w:r>
      <w:r w:rsidR="00156108">
        <w:t>_1</w:t>
      </w:r>
      <w:r w:rsidRPr="0088705A">
        <w:t>”</w:t>
      </w:r>
      <w:r>
        <w:t xml:space="preserve"> </w:t>
      </w:r>
      <w:r w:rsidRPr="00741F0D">
        <w:rPr>
          <w:b/>
          <w:bCs/>
        </w:rPr>
        <w:t>without</w:t>
      </w:r>
      <w:r>
        <w:t xml:space="preserve"> spikes removed</w:t>
      </w:r>
    </w:p>
    <w:p w14:paraId="2CA414FC" w14:textId="2DC5D7F2" w:rsidR="00862CCE" w:rsidRDefault="00862CCE" w:rsidP="00ED6D30"/>
    <w:p w14:paraId="700BA2A8" w14:textId="0E94BA96" w:rsidR="00AC0558" w:rsidRPr="00FA6514" w:rsidRDefault="005B3C65" w:rsidP="00ED6D30">
      <w:r>
        <w:lastRenderedPageBreak/>
        <w:t xml:space="preserve">The </w:t>
      </w:r>
      <w:r w:rsidR="002651C0">
        <w:t xml:space="preserve">average slopes of the ramps are calculated for each skip in the dataset for the case where spikes are removed and where they are not. </w:t>
      </w:r>
      <w:r w:rsidR="00F00848">
        <w:t>This method produces estimates of the</w:t>
      </w:r>
      <w:r w:rsidR="002651C0">
        <w:t xml:space="preserve"> </w:t>
      </w:r>
      <w:r w:rsidR="00F60D2E">
        <w:t>lower</w:t>
      </w:r>
      <w:r w:rsidR="002651C0">
        <w:t xml:space="preserve"> and </w:t>
      </w:r>
      <w:r w:rsidR="00F60D2E">
        <w:t>upper</w:t>
      </w:r>
      <w:r w:rsidR="002651C0">
        <w:t xml:space="preserve"> average filling rates</w:t>
      </w:r>
      <w:r w:rsidR="00F00848">
        <w:t xml:space="preserve">, which are reported  </w:t>
      </w:r>
      <w:r w:rsidR="002651C0">
        <w:t xml:space="preserve">in </w:t>
      </w:r>
      <w:r w:rsidR="00854BDC">
        <w:fldChar w:fldCharType="begin"/>
      </w:r>
      <w:r w:rsidR="00854BDC">
        <w:instrText xml:space="preserve"> REF _Ref117093632 \h </w:instrText>
      </w:r>
      <w:r w:rsidR="00854BDC">
        <w:fldChar w:fldCharType="separate"/>
      </w:r>
      <w:r w:rsidR="001B1A4B">
        <w:t xml:space="preserve">Table </w:t>
      </w:r>
      <w:r w:rsidR="001B1A4B">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w:t>
      </w:r>
      <w:r w:rsidR="00F60D2E">
        <w:t xml:space="preserve">quick filling rates are counted as </w:t>
      </w:r>
      <w:r w:rsidR="002F4BB8">
        <w:t xml:space="preserve">spikes.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 xml:space="preserve">ce between the </w:t>
      </w:r>
      <w:r w:rsidR="00F60D2E">
        <w:t>lower</w:t>
      </w:r>
      <w:r w:rsidR="00FA2CF7">
        <w:t xml:space="preserve"> and </w:t>
      </w:r>
      <w:r w:rsidR="00F60D2E">
        <w:t>upper</w:t>
      </w:r>
      <w:r w:rsidR="00FA2CF7">
        <w:t xml:space="preserve">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1B1A4B">
        <w:t xml:space="preserve">Figure </w:t>
      </w:r>
      <w:r w:rsidR="001B1A4B">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1B1A4B">
        <w:t xml:space="preserve">Table </w:t>
      </w:r>
      <w:r w:rsidR="001B1A4B">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w:t>
      </w:r>
      <w:r w:rsidR="00F00848">
        <w:t>are</w:t>
      </w:r>
      <w:r w:rsidR="00EC0273">
        <w:t xml:space="preserve"> highlighted</w:t>
      </w:r>
      <w:r w:rsidR="00DD2D1F">
        <w:t xml:space="preserve">. </w:t>
      </w:r>
      <w:r w:rsidR="003923FE">
        <w:t xml:space="preserve"> </w:t>
      </w:r>
    </w:p>
    <w:p w14:paraId="219B4EBA" w14:textId="10DDE16A" w:rsidR="00854BDC" w:rsidRDefault="00854BDC" w:rsidP="00597221">
      <w:pPr>
        <w:pStyle w:val="Caption"/>
      </w:pPr>
      <w:bookmarkStart w:id="41" w:name="_Ref117093632"/>
      <w:r>
        <w:t xml:space="preserve">Table </w:t>
      </w:r>
      <w:r w:rsidR="00A562F9">
        <w:fldChar w:fldCharType="begin"/>
      </w:r>
      <w:r w:rsidR="00A562F9">
        <w:instrText xml:space="preserve"> SEQ Table \</w:instrText>
      </w:r>
      <w:r w:rsidR="00A562F9">
        <w:instrText xml:space="preserve">* ARABIC </w:instrText>
      </w:r>
      <w:r w:rsidR="00A562F9">
        <w:fldChar w:fldCharType="separate"/>
      </w:r>
      <w:r w:rsidR="001B1A4B">
        <w:rPr>
          <w:noProof/>
        </w:rPr>
        <w:t>1</w:t>
      </w:r>
      <w:r w:rsidR="00A562F9">
        <w:rPr>
          <w:noProof/>
        </w:rPr>
        <w:fldChar w:fldCharType="end"/>
      </w:r>
      <w:bookmarkEnd w:id="41"/>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ED6D30">
            <w:pPr>
              <w:rPr>
                <w:sz w:val="24"/>
                <w:szCs w:val="24"/>
                <w:lang w:val="en-US"/>
              </w:rPr>
            </w:pPr>
            <w:r w:rsidRPr="004A11BA">
              <w:rPr>
                <w:lang w:val="en-US"/>
              </w:rPr>
              <w:t>Skip</w:t>
            </w:r>
          </w:p>
        </w:tc>
        <w:tc>
          <w:tcPr>
            <w:tcW w:w="960" w:type="dxa"/>
            <w:noWrap/>
            <w:hideMark/>
          </w:tcPr>
          <w:p w14:paraId="3D32E780" w14:textId="33DC79C0"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min</w:t>
            </w:r>
          </w:p>
        </w:tc>
        <w:tc>
          <w:tcPr>
            <w:tcW w:w="960" w:type="dxa"/>
            <w:noWrap/>
            <w:hideMark/>
          </w:tcPr>
          <w:p w14:paraId="64E7E480" w14:textId="07B1E0F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max</w:t>
            </w:r>
          </w:p>
        </w:tc>
        <w:tc>
          <w:tcPr>
            <w:tcW w:w="960" w:type="dxa"/>
            <w:noWrap/>
            <w:hideMark/>
          </w:tcPr>
          <w:p w14:paraId="2F35FBE3" w14:textId="0C8A9D7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min</w:t>
            </w:r>
          </w:p>
        </w:tc>
        <w:tc>
          <w:tcPr>
            <w:tcW w:w="960" w:type="dxa"/>
            <w:noWrap/>
            <w:hideMark/>
          </w:tcPr>
          <w:p w14:paraId="450CF0D5" w14:textId="37A5DB15"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max</w:t>
            </w:r>
          </w:p>
        </w:tc>
        <w:tc>
          <w:tcPr>
            <w:tcW w:w="1157" w:type="dxa"/>
            <w:noWrap/>
            <w:hideMark/>
          </w:tcPr>
          <w:p w14:paraId="1C7FEC27" w14:textId="7AF86C1F"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Prop.</w:t>
            </w:r>
            <w:r w:rsidRPr="004A11BA">
              <w:rPr>
                <w:lang w:val="en-CH"/>
              </w:rPr>
              <w:t xml:space="preserve"> overfull</w:t>
            </w:r>
          </w:p>
        </w:tc>
        <w:tc>
          <w:tcPr>
            <w:tcW w:w="960" w:type="dxa"/>
            <w:noWrap/>
            <w:hideMark/>
          </w:tcPr>
          <w:p w14:paraId="729366A9" w14:textId="1ADDDB02" w:rsidR="000768D2" w:rsidRPr="004A11BA" w:rsidRDefault="004A11BA" w:rsidP="00ED6D30">
            <w:pPr>
              <w:cnfStyle w:val="100000000000" w:firstRow="1" w:lastRow="0" w:firstColumn="0" w:lastColumn="0" w:oddVBand="0" w:evenVBand="0" w:oddHBand="0" w:evenHBand="0" w:firstRowFirstColumn="0" w:firstRowLastColumn="0" w:lastRowFirstColumn="0" w:lastRowLastColumn="0"/>
              <w:rPr>
                <w:lang w:val="en-CH"/>
              </w:rPr>
            </w:pPr>
            <w:r>
              <w:rPr>
                <w:lang w:val="en-CH"/>
              </w:rPr>
              <w:t>P</w:t>
            </w:r>
            <w:r w:rsidRPr="004A11BA">
              <w:rPr>
                <w:lang w:val="en-CH"/>
              </w:rPr>
              <w:t>eriod</w:t>
            </w:r>
            <w:r w:rsidR="000768D2" w:rsidRPr="004A11BA">
              <w:rPr>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ED6D30">
            <w:pPr>
              <w:rPr>
                <w:lang w:val="en-CH"/>
              </w:rPr>
            </w:pPr>
            <w:r w:rsidRPr="004A11BA">
              <w:rPr>
                <w:lang w:val="en-CH"/>
              </w:rPr>
              <w:t>Bangwe_Organic_1</w:t>
            </w:r>
          </w:p>
        </w:tc>
        <w:tc>
          <w:tcPr>
            <w:tcW w:w="960" w:type="dxa"/>
            <w:noWrap/>
            <w:hideMark/>
          </w:tcPr>
          <w:p w14:paraId="416F3DC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0.215</w:t>
            </w:r>
          </w:p>
        </w:tc>
        <w:tc>
          <w:tcPr>
            <w:tcW w:w="960" w:type="dxa"/>
            <w:noWrap/>
            <w:hideMark/>
          </w:tcPr>
          <w:p w14:paraId="63A17A2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44D8A806"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24</w:t>
            </w:r>
          </w:p>
        </w:tc>
        <w:tc>
          <w:tcPr>
            <w:tcW w:w="960" w:type="dxa"/>
            <w:noWrap/>
            <w:hideMark/>
          </w:tcPr>
          <w:p w14:paraId="46B2D74E"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26</w:t>
            </w:r>
          </w:p>
        </w:tc>
        <w:tc>
          <w:tcPr>
            <w:tcW w:w="1157" w:type="dxa"/>
            <w:noWrap/>
            <w:hideMark/>
          </w:tcPr>
          <w:p w14:paraId="55FA9F1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0.258</w:t>
            </w:r>
          </w:p>
        </w:tc>
        <w:tc>
          <w:tcPr>
            <w:tcW w:w="960" w:type="dxa"/>
            <w:noWrap/>
            <w:hideMark/>
          </w:tcPr>
          <w:p w14:paraId="0AB6AB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ED6D30">
            <w:pPr>
              <w:rPr>
                <w:lang w:val="en-CH"/>
              </w:rPr>
            </w:pPr>
            <w:r w:rsidRPr="004A11BA">
              <w:rPr>
                <w:lang w:val="en-CH"/>
              </w:rPr>
              <w:t>Bangwe_Organic_2</w:t>
            </w:r>
          </w:p>
        </w:tc>
        <w:tc>
          <w:tcPr>
            <w:tcW w:w="960" w:type="dxa"/>
            <w:noWrap/>
            <w:hideMark/>
          </w:tcPr>
          <w:p w14:paraId="05A61E8D" w14:textId="6B876D0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0EEC03E" w14:textId="2C360FD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251ED20" w14:textId="739F458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4C02E653" w14:textId="45C2244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64AE82E" w14:textId="14BFC259"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22B9E103" w14:textId="6E8C2DA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ED6D30">
            <w:pPr>
              <w:rPr>
                <w:lang w:val="en-CH"/>
              </w:rPr>
            </w:pPr>
            <w:r w:rsidRPr="004A11BA">
              <w:rPr>
                <w:lang w:val="en-CH"/>
              </w:rPr>
              <w:t>Bangwe_inorganic_1</w:t>
            </w:r>
          </w:p>
        </w:tc>
        <w:tc>
          <w:tcPr>
            <w:tcW w:w="960" w:type="dxa"/>
            <w:noWrap/>
            <w:hideMark/>
          </w:tcPr>
          <w:p w14:paraId="66CB8EC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0.49</w:t>
            </w:r>
          </w:p>
        </w:tc>
        <w:tc>
          <w:tcPr>
            <w:tcW w:w="960" w:type="dxa"/>
            <w:noWrap/>
            <w:hideMark/>
          </w:tcPr>
          <w:p w14:paraId="2A30E6F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0.766</w:t>
            </w:r>
          </w:p>
        </w:tc>
        <w:tc>
          <w:tcPr>
            <w:tcW w:w="960" w:type="dxa"/>
            <w:noWrap/>
            <w:hideMark/>
          </w:tcPr>
          <w:p w14:paraId="3118A16A" w14:textId="4BED03B0" w:rsidR="008D4704" w:rsidRPr="00EA4211" w:rsidRDefault="008D4704" w:rsidP="001A7582">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23</w:t>
            </w:r>
          </w:p>
        </w:tc>
        <w:tc>
          <w:tcPr>
            <w:tcW w:w="960" w:type="dxa"/>
            <w:noWrap/>
            <w:hideMark/>
          </w:tcPr>
          <w:p w14:paraId="18F52EA3"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36</w:t>
            </w:r>
          </w:p>
        </w:tc>
        <w:tc>
          <w:tcPr>
            <w:tcW w:w="1157" w:type="dxa"/>
            <w:noWrap/>
            <w:hideMark/>
          </w:tcPr>
          <w:p w14:paraId="110ACF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0.725</w:t>
            </w:r>
          </w:p>
        </w:tc>
        <w:tc>
          <w:tcPr>
            <w:tcW w:w="960" w:type="dxa"/>
            <w:noWrap/>
            <w:hideMark/>
          </w:tcPr>
          <w:p w14:paraId="66C7226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ED6D30">
            <w:pPr>
              <w:rPr>
                <w:lang w:val="en-CH"/>
              </w:rPr>
            </w:pPr>
            <w:r w:rsidRPr="004A11BA">
              <w:rPr>
                <w:lang w:val="en-CH"/>
              </w:rPr>
              <w:t>Bangwe_inorganic_2</w:t>
            </w:r>
          </w:p>
        </w:tc>
        <w:tc>
          <w:tcPr>
            <w:tcW w:w="960" w:type="dxa"/>
            <w:noWrap/>
            <w:hideMark/>
          </w:tcPr>
          <w:p w14:paraId="30DE08C8"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0.4</w:t>
            </w:r>
          </w:p>
        </w:tc>
        <w:tc>
          <w:tcPr>
            <w:tcW w:w="960" w:type="dxa"/>
            <w:noWrap/>
            <w:hideMark/>
          </w:tcPr>
          <w:p w14:paraId="5103A75A"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0.541</w:t>
            </w:r>
          </w:p>
        </w:tc>
        <w:tc>
          <w:tcPr>
            <w:tcW w:w="960" w:type="dxa"/>
            <w:noWrap/>
            <w:hideMark/>
          </w:tcPr>
          <w:p w14:paraId="1437FCDB" w14:textId="77777777" w:rsidR="008D4704" w:rsidRPr="00EA4211"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16</w:t>
            </w:r>
          </w:p>
        </w:tc>
        <w:tc>
          <w:tcPr>
            <w:tcW w:w="960" w:type="dxa"/>
            <w:noWrap/>
            <w:hideMark/>
          </w:tcPr>
          <w:p w14:paraId="42EC0E90"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20</w:t>
            </w:r>
          </w:p>
        </w:tc>
        <w:tc>
          <w:tcPr>
            <w:tcW w:w="1157" w:type="dxa"/>
            <w:noWrap/>
            <w:hideMark/>
          </w:tcPr>
          <w:p w14:paraId="74F77C3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0.737</w:t>
            </w:r>
          </w:p>
        </w:tc>
        <w:tc>
          <w:tcPr>
            <w:tcW w:w="960" w:type="dxa"/>
            <w:noWrap/>
            <w:hideMark/>
          </w:tcPr>
          <w:p w14:paraId="5564EB8C"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ED6D30">
            <w:pPr>
              <w:rPr>
                <w:lang w:val="en-CH"/>
              </w:rPr>
            </w:pPr>
            <w:r w:rsidRPr="004A11BA">
              <w:rPr>
                <w:lang w:val="en-CH"/>
              </w:rPr>
              <w:t>BCA_Organic_1</w:t>
            </w:r>
          </w:p>
        </w:tc>
        <w:tc>
          <w:tcPr>
            <w:tcW w:w="960" w:type="dxa"/>
            <w:noWrap/>
            <w:hideMark/>
          </w:tcPr>
          <w:p w14:paraId="3659B66D"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0.091</w:t>
            </w:r>
          </w:p>
        </w:tc>
        <w:tc>
          <w:tcPr>
            <w:tcW w:w="960" w:type="dxa"/>
            <w:noWrap/>
            <w:hideMark/>
          </w:tcPr>
          <w:p w14:paraId="2AB83D0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0.105</w:t>
            </w:r>
          </w:p>
        </w:tc>
        <w:tc>
          <w:tcPr>
            <w:tcW w:w="960" w:type="dxa"/>
            <w:noWrap/>
            <w:hideMark/>
          </w:tcPr>
          <w:p w14:paraId="790A0FAE"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11</w:t>
            </w:r>
          </w:p>
        </w:tc>
        <w:tc>
          <w:tcPr>
            <w:tcW w:w="960" w:type="dxa"/>
            <w:noWrap/>
            <w:hideMark/>
          </w:tcPr>
          <w:p w14:paraId="120873C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13</w:t>
            </w:r>
          </w:p>
        </w:tc>
        <w:tc>
          <w:tcPr>
            <w:tcW w:w="1157" w:type="dxa"/>
            <w:noWrap/>
            <w:hideMark/>
          </w:tcPr>
          <w:p w14:paraId="694DA28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0.386</w:t>
            </w:r>
          </w:p>
        </w:tc>
        <w:tc>
          <w:tcPr>
            <w:tcW w:w="960" w:type="dxa"/>
            <w:noWrap/>
            <w:hideMark/>
          </w:tcPr>
          <w:p w14:paraId="6261191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ED6D30">
            <w:pPr>
              <w:rPr>
                <w:lang w:val="en-CH"/>
              </w:rPr>
            </w:pPr>
            <w:r w:rsidRPr="004A11BA">
              <w:rPr>
                <w:lang w:val="en-CH"/>
              </w:rPr>
              <w:t>BCA_Organic_2</w:t>
            </w:r>
          </w:p>
        </w:tc>
        <w:tc>
          <w:tcPr>
            <w:tcW w:w="960" w:type="dxa"/>
            <w:noWrap/>
            <w:hideMark/>
          </w:tcPr>
          <w:p w14:paraId="39CCD82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0.077</w:t>
            </w:r>
          </w:p>
        </w:tc>
        <w:tc>
          <w:tcPr>
            <w:tcW w:w="960" w:type="dxa"/>
            <w:noWrap/>
            <w:hideMark/>
          </w:tcPr>
          <w:p w14:paraId="028DE7F4"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1908388F"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w:t>
            </w:r>
          </w:p>
        </w:tc>
        <w:tc>
          <w:tcPr>
            <w:tcW w:w="960" w:type="dxa"/>
            <w:noWrap/>
            <w:hideMark/>
          </w:tcPr>
          <w:p w14:paraId="6B6E934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0C14E6A9"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w:t>
            </w:r>
          </w:p>
        </w:tc>
        <w:tc>
          <w:tcPr>
            <w:tcW w:w="960" w:type="dxa"/>
            <w:noWrap/>
            <w:hideMark/>
          </w:tcPr>
          <w:p w14:paraId="18E1892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ED6D30">
            <w:pPr>
              <w:rPr>
                <w:lang w:val="en-CH"/>
              </w:rPr>
            </w:pPr>
            <w:r w:rsidRPr="004A11BA">
              <w:rPr>
                <w:lang w:val="en-CH"/>
              </w:rPr>
              <w:t>BCA_inorganic_1</w:t>
            </w:r>
          </w:p>
        </w:tc>
        <w:tc>
          <w:tcPr>
            <w:tcW w:w="960" w:type="dxa"/>
            <w:noWrap/>
            <w:hideMark/>
          </w:tcPr>
          <w:p w14:paraId="342F7C53"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0.063</w:t>
            </w:r>
          </w:p>
        </w:tc>
        <w:tc>
          <w:tcPr>
            <w:tcW w:w="960" w:type="dxa"/>
            <w:noWrap/>
            <w:hideMark/>
          </w:tcPr>
          <w:p w14:paraId="1CC1543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0.126</w:t>
            </w:r>
          </w:p>
        </w:tc>
        <w:tc>
          <w:tcPr>
            <w:tcW w:w="960" w:type="dxa"/>
            <w:noWrap/>
            <w:hideMark/>
          </w:tcPr>
          <w:p w14:paraId="3FC7C60D"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6</w:t>
            </w:r>
          </w:p>
        </w:tc>
        <w:tc>
          <w:tcPr>
            <w:tcW w:w="960" w:type="dxa"/>
            <w:noWrap/>
            <w:hideMark/>
          </w:tcPr>
          <w:p w14:paraId="6E05A9ED"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7</w:t>
            </w:r>
          </w:p>
        </w:tc>
        <w:tc>
          <w:tcPr>
            <w:tcW w:w="1157" w:type="dxa"/>
            <w:noWrap/>
            <w:hideMark/>
          </w:tcPr>
          <w:p w14:paraId="6A54D4B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0.536</w:t>
            </w:r>
          </w:p>
        </w:tc>
        <w:tc>
          <w:tcPr>
            <w:tcW w:w="960" w:type="dxa"/>
            <w:noWrap/>
            <w:hideMark/>
          </w:tcPr>
          <w:p w14:paraId="5370843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ED6D30">
            <w:pPr>
              <w:rPr>
                <w:lang w:val="en-CH"/>
              </w:rPr>
            </w:pPr>
            <w:r w:rsidRPr="004A11BA">
              <w:rPr>
                <w:lang w:val="en-CH"/>
              </w:rPr>
              <w:t>BCA_inorganic_2</w:t>
            </w:r>
          </w:p>
        </w:tc>
        <w:tc>
          <w:tcPr>
            <w:tcW w:w="960" w:type="dxa"/>
            <w:noWrap/>
            <w:hideMark/>
          </w:tcPr>
          <w:p w14:paraId="02DD6717"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0.038</w:t>
            </w:r>
          </w:p>
        </w:tc>
        <w:tc>
          <w:tcPr>
            <w:tcW w:w="960" w:type="dxa"/>
            <w:noWrap/>
            <w:hideMark/>
          </w:tcPr>
          <w:p w14:paraId="02C89E0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0.047</w:t>
            </w:r>
          </w:p>
        </w:tc>
        <w:tc>
          <w:tcPr>
            <w:tcW w:w="960" w:type="dxa"/>
            <w:noWrap/>
            <w:hideMark/>
          </w:tcPr>
          <w:p w14:paraId="6562F64A"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w:t>
            </w:r>
          </w:p>
        </w:tc>
        <w:tc>
          <w:tcPr>
            <w:tcW w:w="960" w:type="dxa"/>
            <w:noWrap/>
            <w:hideMark/>
          </w:tcPr>
          <w:p w14:paraId="208F68D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38B6E5BD"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0.627</w:t>
            </w:r>
          </w:p>
        </w:tc>
        <w:tc>
          <w:tcPr>
            <w:tcW w:w="960" w:type="dxa"/>
            <w:noWrap/>
            <w:hideMark/>
          </w:tcPr>
          <w:p w14:paraId="5B985C60"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ED6D30">
            <w:pPr>
              <w:rPr>
                <w:lang w:val="en-CH"/>
              </w:rPr>
            </w:pPr>
            <w:r w:rsidRPr="004A11BA">
              <w:rPr>
                <w:lang w:val="en-CH"/>
              </w:rPr>
              <w:t>Naizi_Organic_1</w:t>
            </w:r>
          </w:p>
        </w:tc>
        <w:tc>
          <w:tcPr>
            <w:tcW w:w="960" w:type="dxa"/>
            <w:noWrap/>
            <w:hideMark/>
          </w:tcPr>
          <w:p w14:paraId="083A5C36"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0.046</w:t>
            </w:r>
          </w:p>
        </w:tc>
        <w:tc>
          <w:tcPr>
            <w:tcW w:w="960" w:type="dxa"/>
            <w:noWrap/>
            <w:hideMark/>
          </w:tcPr>
          <w:p w14:paraId="41F0456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39A36CB1"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8</w:t>
            </w:r>
          </w:p>
        </w:tc>
        <w:tc>
          <w:tcPr>
            <w:tcW w:w="960" w:type="dxa"/>
            <w:noWrap/>
            <w:hideMark/>
          </w:tcPr>
          <w:p w14:paraId="4D8D87D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8</w:t>
            </w:r>
          </w:p>
        </w:tc>
        <w:tc>
          <w:tcPr>
            <w:tcW w:w="1157" w:type="dxa"/>
            <w:noWrap/>
            <w:hideMark/>
          </w:tcPr>
          <w:p w14:paraId="49A0E5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w:t>
            </w:r>
          </w:p>
        </w:tc>
        <w:tc>
          <w:tcPr>
            <w:tcW w:w="960" w:type="dxa"/>
            <w:noWrap/>
            <w:hideMark/>
          </w:tcPr>
          <w:p w14:paraId="3C9CA0C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ED6D30">
            <w:pPr>
              <w:rPr>
                <w:lang w:val="en-CH"/>
              </w:rPr>
            </w:pPr>
            <w:r w:rsidRPr="004A11BA">
              <w:rPr>
                <w:lang w:val="en-CH"/>
              </w:rPr>
              <w:t>Naizi_Organic_2</w:t>
            </w:r>
          </w:p>
        </w:tc>
        <w:tc>
          <w:tcPr>
            <w:tcW w:w="960" w:type="dxa"/>
            <w:noWrap/>
            <w:hideMark/>
          </w:tcPr>
          <w:p w14:paraId="48571EB0" w14:textId="0BCB894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1411DE7" w14:textId="33BAE72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4A250A33" w14:textId="0463BEF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0A0513DB" w14:textId="4C8CFB70"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7FD77D6A" w14:textId="4DEE7C5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08F348F1" w14:textId="7FCF003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ED6D30">
            <w:pPr>
              <w:rPr>
                <w:lang w:val="en-CH"/>
              </w:rPr>
            </w:pPr>
            <w:r w:rsidRPr="004A11BA">
              <w:rPr>
                <w:lang w:val="en-CH"/>
              </w:rPr>
              <w:t>Naizi_inorganic_1</w:t>
            </w:r>
          </w:p>
        </w:tc>
        <w:tc>
          <w:tcPr>
            <w:tcW w:w="960" w:type="dxa"/>
            <w:noWrap/>
            <w:hideMark/>
          </w:tcPr>
          <w:p w14:paraId="679B229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0.144</w:t>
            </w:r>
          </w:p>
        </w:tc>
        <w:tc>
          <w:tcPr>
            <w:tcW w:w="960" w:type="dxa"/>
            <w:noWrap/>
            <w:hideMark/>
          </w:tcPr>
          <w:p w14:paraId="458A97C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0.161</w:t>
            </w:r>
          </w:p>
        </w:tc>
        <w:tc>
          <w:tcPr>
            <w:tcW w:w="960" w:type="dxa"/>
            <w:noWrap/>
            <w:hideMark/>
          </w:tcPr>
          <w:p w14:paraId="70ED8B7A"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15</w:t>
            </w:r>
          </w:p>
        </w:tc>
        <w:tc>
          <w:tcPr>
            <w:tcW w:w="960" w:type="dxa"/>
            <w:noWrap/>
            <w:hideMark/>
          </w:tcPr>
          <w:p w14:paraId="640CAD8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17</w:t>
            </w:r>
          </w:p>
        </w:tc>
        <w:tc>
          <w:tcPr>
            <w:tcW w:w="1157" w:type="dxa"/>
            <w:noWrap/>
            <w:hideMark/>
          </w:tcPr>
          <w:p w14:paraId="5569BE3A"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0.293</w:t>
            </w:r>
          </w:p>
        </w:tc>
        <w:tc>
          <w:tcPr>
            <w:tcW w:w="960" w:type="dxa"/>
            <w:noWrap/>
            <w:hideMark/>
          </w:tcPr>
          <w:p w14:paraId="54B39B0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ED6D30">
            <w:pPr>
              <w:rPr>
                <w:lang w:val="en-CH"/>
              </w:rPr>
            </w:pPr>
            <w:r w:rsidRPr="004A11BA">
              <w:rPr>
                <w:lang w:val="en-CH"/>
              </w:rPr>
              <w:t>Naizi_inorganic_2</w:t>
            </w:r>
          </w:p>
        </w:tc>
        <w:tc>
          <w:tcPr>
            <w:tcW w:w="960" w:type="dxa"/>
            <w:noWrap/>
            <w:hideMark/>
          </w:tcPr>
          <w:p w14:paraId="602E6386" w14:textId="3D3D024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EACEEBB" w14:textId="782F5EC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B4F8114" w14:textId="37AE0115"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3417D3ED" w14:textId="3CFEDAF3"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112A0816" w14:textId="7990B74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1484F76E" w14:textId="6EF44A7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ED6D30">
            <w:pPr>
              <w:rPr>
                <w:lang w:val="en-CH"/>
              </w:rPr>
            </w:pPr>
            <w:r w:rsidRPr="004A11BA">
              <w:rPr>
                <w:lang w:val="en-CH"/>
              </w:rPr>
              <w:t>Chigumula_Organic_1</w:t>
            </w:r>
          </w:p>
        </w:tc>
        <w:tc>
          <w:tcPr>
            <w:tcW w:w="960" w:type="dxa"/>
            <w:noWrap/>
            <w:hideMark/>
          </w:tcPr>
          <w:p w14:paraId="38023C2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0.158</w:t>
            </w:r>
          </w:p>
        </w:tc>
        <w:tc>
          <w:tcPr>
            <w:tcW w:w="960" w:type="dxa"/>
            <w:noWrap/>
            <w:hideMark/>
          </w:tcPr>
          <w:p w14:paraId="48C9C14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0.212</w:t>
            </w:r>
          </w:p>
        </w:tc>
        <w:tc>
          <w:tcPr>
            <w:tcW w:w="960" w:type="dxa"/>
            <w:noWrap/>
            <w:hideMark/>
          </w:tcPr>
          <w:p w14:paraId="7F080A2B"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21</w:t>
            </w:r>
          </w:p>
        </w:tc>
        <w:tc>
          <w:tcPr>
            <w:tcW w:w="960" w:type="dxa"/>
            <w:noWrap/>
            <w:hideMark/>
          </w:tcPr>
          <w:p w14:paraId="727B03D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24</w:t>
            </w:r>
          </w:p>
        </w:tc>
        <w:tc>
          <w:tcPr>
            <w:tcW w:w="1157" w:type="dxa"/>
            <w:noWrap/>
            <w:hideMark/>
          </w:tcPr>
          <w:p w14:paraId="7450130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0.183</w:t>
            </w:r>
          </w:p>
        </w:tc>
        <w:tc>
          <w:tcPr>
            <w:tcW w:w="960" w:type="dxa"/>
            <w:noWrap/>
            <w:hideMark/>
          </w:tcPr>
          <w:p w14:paraId="3EF689A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ED6D30">
            <w:pPr>
              <w:rPr>
                <w:lang w:val="en-CH"/>
              </w:rPr>
            </w:pPr>
            <w:r w:rsidRPr="004A11BA">
              <w:rPr>
                <w:lang w:val="en-CH"/>
              </w:rPr>
              <w:t>Chigumula_Organic_2</w:t>
            </w:r>
          </w:p>
        </w:tc>
        <w:tc>
          <w:tcPr>
            <w:tcW w:w="960" w:type="dxa"/>
            <w:noWrap/>
            <w:hideMark/>
          </w:tcPr>
          <w:p w14:paraId="0A05011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0.127</w:t>
            </w:r>
          </w:p>
        </w:tc>
        <w:tc>
          <w:tcPr>
            <w:tcW w:w="960" w:type="dxa"/>
            <w:noWrap/>
            <w:hideMark/>
          </w:tcPr>
          <w:p w14:paraId="7D08345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0.142</w:t>
            </w:r>
          </w:p>
        </w:tc>
        <w:tc>
          <w:tcPr>
            <w:tcW w:w="960" w:type="dxa"/>
            <w:noWrap/>
            <w:hideMark/>
          </w:tcPr>
          <w:p w14:paraId="3ECCA4AE"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13</w:t>
            </w:r>
          </w:p>
        </w:tc>
        <w:tc>
          <w:tcPr>
            <w:tcW w:w="960" w:type="dxa"/>
            <w:noWrap/>
            <w:hideMark/>
          </w:tcPr>
          <w:p w14:paraId="4BD66E2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19</w:t>
            </w:r>
          </w:p>
        </w:tc>
        <w:tc>
          <w:tcPr>
            <w:tcW w:w="1157" w:type="dxa"/>
            <w:noWrap/>
            <w:hideMark/>
          </w:tcPr>
          <w:p w14:paraId="7C4D41F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0.106</w:t>
            </w:r>
          </w:p>
        </w:tc>
        <w:tc>
          <w:tcPr>
            <w:tcW w:w="960" w:type="dxa"/>
            <w:noWrap/>
            <w:hideMark/>
          </w:tcPr>
          <w:p w14:paraId="3AE93CA2"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ED6D30">
            <w:pPr>
              <w:rPr>
                <w:lang w:val="en-CH"/>
              </w:rPr>
            </w:pPr>
            <w:r w:rsidRPr="004A11BA">
              <w:rPr>
                <w:lang w:val="en-CH"/>
              </w:rPr>
              <w:t>Chigumula_inorganic_1</w:t>
            </w:r>
          </w:p>
        </w:tc>
        <w:tc>
          <w:tcPr>
            <w:tcW w:w="960" w:type="dxa"/>
            <w:noWrap/>
            <w:hideMark/>
          </w:tcPr>
          <w:p w14:paraId="4729878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0.056</w:t>
            </w:r>
          </w:p>
        </w:tc>
        <w:tc>
          <w:tcPr>
            <w:tcW w:w="960" w:type="dxa"/>
            <w:noWrap/>
            <w:hideMark/>
          </w:tcPr>
          <w:p w14:paraId="1F405B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0.308</w:t>
            </w:r>
          </w:p>
        </w:tc>
        <w:tc>
          <w:tcPr>
            <w:tcW w:w="960" w:type="dxa"/>
            <w:noWrap/>
            <w:hideMark/>
          </w:tcPr>
          <w:p w14:paraId="030E6539"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4</w:t>
            </w:r>
          </w:p>
        </w:tc>
        <w:tc>
          <w:tcPr>
            <w:tcW w:w="960" w:type="dxa"/>
            <w:noWrap/>
            <w:hideMark/>
          </w:tcPr>
          <w:p w14:paraId="5A4DF37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9</w:t>
            </w:r>
          </w:p>
        </w:tc>
        <w:tc>
          <w:tcPr>
            <w:tcW w:w="1157" w:type="dxa"/>
            <w:noWrap/>
            <w:hideMark/>
          </w:tcPr>
          <w:p w14:paraId="7B81886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0.256</w:t>
            </w:r>
          </w:p>
        </w:tc>
        <w:tc>
          <w:tcPr>
            <w:tcW w:w="960" w:type="dxa"/>
            <w:noWrap/>
            <w:hideMark/>
          </w:tcPr>
          <w:p w14:paraId="3359B68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ED6D30">
            <w:pPr>
              <w:rPr>
                <w:lang w:val="en-CH"/>
              </w:rPr>
            </w:pPr>
            <w:r w:rsidRPr="004A11BA">
              <w:rPr>
                <w:lang w:val="en-CH"/>
              </w:rPr>
              <w:t>Chigumula_inorganic_2</w:t>
            </w:r>
          </w:p>
        </w:tc>
        <w:tc>
          <w:tcPr>
            <w:tcW w:w="960" w:type="dxa"/>
            <w:noWrap/>
            <w:hideMark/>
          </w:tcPr>
          <w:p w14:paraId="35AA6553" w14:textId="2CD98DB3"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4FDF31F" w14:textId="311DD72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D64E185" w14:textId="60D4E0A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222CB5C9" w14:textId="61BBDB9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846AD46" w14:textId="7EE4C13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3A721452" w14:textId="28D4669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bl>
    <w:p w14:paraId="568F5D7A" w14:textId="676671A5" w:rsidR="00754FD8" w:rsidRDefault="00754FD8" w:rsidP="00ED6D30"/>
    <w:p w14:paraId="40292926" w14:textId="4590735D" w:rsidR="000F5AB7" w:rsidRDefault="00710D30" w:rsidP="001B5479">
      <w:pPr>
        <w:pStyle w:val="Heading3"/>
      </w:pPr>
      <w:bookmarkStart w:id="42" w:name="_Toc121522850"/>
      <w:r>
        <w:t>Dump logs</w:t>
      </w:r>
      <w:bookmarkEnd w:id="42"/>
    </w:p>
    <w:p w14:paraId="6F0D1F39" w14:textId="182211FA" w:rsidR="005B7CCE" w:rsidRDefault="00F63348" w:rsidP="00ED6D30">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1B1A4B">
        <w:t xml:space="preserve">Figure </w:t>
      </w:r>
      <w:r w:rsidR="001B1A4B">
        <w:rPr>
          <w:noProof/>
        </w:rPr>
        <w:t>10</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1B1A4B">
        <w:t xml:space="preserve">Figure </w:t>
      </w:r>
      <w:r w:rsidR="001B1A4B">
        <w:rPr>
          <w:noProof/>
        </w:rPr>
        <w:t>11</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43884650" w:rsidR="00FB0054" w:rsidRDefault="00FB0054" w:rsidP="00ED6D30">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1B1A4B">
        <w:t xml:space="preserve">Figure </w:t>
      </w:r>
      <w:r w:rsidR="001B1A4B">
        <w:rPr>
          <w:noProof/>
        </w:rPr>
        <w:t>12</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w:t>
      </w:r>
      <w:r w:rsidR="006C12BA">
        <w:lastRenderedPageBreak/>
        <w:t xml:space="preserve">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28FF29B7" w:rsidR="004D22F5" w:rsidRPr="004D22F5" w:rsidRDefault="00136F31" w:rsidP="00ED6D30">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1B1A4B">
        <w:t xml:space="preserve">Table </w:t>
      </w:r>
      <w:r w:rsidR="001B1A4B">
        <w:rPr>
          <w:noProof/>
        </w:rPr>
        <w:t>1</w:t>
      </w:r>
      <w:r w:rsidR="00783059">
        <w:fldChar w:fldCharType="end"/>
      </w:r>
      <w:r w:rsidR="00783059">
        <w:t xml:space="preserve">, at least some skips </w:t>
      </w:r>
      <w:r w:rsidR="00DF4263">
        <w:t xml:space="preserve">spend a considerable amount of time </w:t>
      </w:r>
      <w:r w:rsidR="00E10747">
        <w:t xml:space="preserve">overfull. </w:t>
      </w:r>
      <w:r w:rsidR="005005F7">
        <w:t>As such</w:t>
      </w:r>
      <w:r w:rsidR="00E10747">
        <w:t xml:space="preserve">,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F60869">
      <w:pPr>
        <w:jc w:val="center"/>
      </w:pPr>
      <w:r>
        <w:rPr>
          <w:noProof/>
        </w:rPr>
        <w:drawing>
          <wp:inline distT="0" distB="0" distL="0" distR="0" wp14:anchorId="14991534" wp14:editId="5E56C5D1">
            <wp:extent cx="4693236" cy="2994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11005" b="3811"/>
                    <a:stretch/>
                  </pic:blipFill>
                  <pic:spPr bwMode="auto">
                    <a:xfrm>
                      <a:off x="0" y="0"/>
                      <a:ext cx="4817803" cy="3074144"/>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7A8BE279" w:rsidR="00851081" w:rsidRPr="001A7653" w:rsidRDefault="00851081" w:rsidP="00597221">
      <w:pPr>
        <w:pStyle w:val="Caption"/>
      </w:pPr>
      <w:bookmarkStart w:id="43" w:name="_Ref117063876"/>
      <w:r>
        <w:t xml:space="preserve">Figure </w:t>
      </w:r>
      <w:r w:rsidR="00A562F9">
        <w:fldChar w:fldCharType="begin"/>
      </w:r>
      <w:r w:rsidR="00A562F9">
        <w:instrText xml:space="preserve"> SEQ Figure \* ARABIC </w:instrText>
      </w:r>
      <w:r w:rsidR="00A562F9">
        <w:fldChar w:fldCharType="separate"/>
      </w:r>
      <w:r w:rsidR="001B1A4B">
        <w:rPr>
          <w:noProof/>
        </w:rPr>
        <w:t>10</w:t>
      </w:r>
      <w:r w:rsidR="00A562F9">
        <w:rPr>
          <w:noProof/>
        </w:rPr>
        <w:fldChar w:fldCharType="end"/>
      </w:r>
      <w:bookmarkEnd w:id="43"/>
      <w:r>
        <w:t xml:space="preserve"> </w:t>
      </w:r>
      <w:r w:rsidR="008F42E8">
        <w:t>Weekly s</w:t>
      </w:r>
      <w:r>
        <w:t>um of deliveries (arrivals) at Mzedi dump over the entire period of measurements</w:t>
      </w:r>
    </w:p>
    <w:p w14:paraId="62F6E008" w14:textId="6189500F" w:rsidR="00A37277" w:rsidRDefault="00A37277" w:rsidP="00F60869">
      <w:pPr>
        <w:jc w:val="center"/>
      </w:pPr>
      <w:r>
        <w:rPr>
          <w:noProof/>
        </w:rPr>
        <w:drawing>
          <wp:inline distT="0" distB="0" distL="0" distR="0" wp14:anchorId="08F61D7F" wp14:editId="7050DF59">
            <wp:extent cx="4213860" cy="30460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4452" cy="3075390"/>
                    </a:xfrm>
                    <a:prstGeom prst="rect">
                      <a:avLst/>
                    </a:prstGeom>
                    <a:noFill/>
                    <a:ln>
                      <a:noFill/>
                    </a:ln>
                  </pic:spPr>
                </pic:pic>
              </a:graphicData>
            </a:graphic>
          </wp:inline>
        </w:drawing>
      </w:r>
    </w:p>
    <w:p w14:paraId="33FD89F8" w14:textId="7AF7FED8" w:rsidR="00A37277" w:rsidRDefault="00A37277" w:rsidP="00597221">
      <w:pPr>
        <w:pStyle w:val="Caption"/>
      </w:pPr>
      <w:bookmarkStart w:id="44" w:name="_Ref117064000"/>
      <w:r>
        <w:t xml:space="preserve">Figure </w:t>
      </w:r>
      <w:r w:rsidR="00A562F9">
        <w:fldChar w:fldCharType="begin"/>
      </w:r>
      <w:r w:rsidR="00A562F9">
        <w:instrText xml:space="preserve"> SEQ Figure \* ARABIC </w:instrText>
      </w:r>
      <w:r w:rsidR="00A562F9">
        <w:fldChar w:fldCharType="separate"/>
      </w:r>
      <w:r w:rsidR="001B1A4B">
        <w:rPr>
          <w:noProof/>
        </w:rPr>
        <w:t>11</w:t>
      </w:r>
      <w:r w:rsidR="00A562F9">
        <w:rPr>
          <w:noProof/>
        </w:rPr>
        <w:fldChar w:fldCharType="end"/>
      </w:r>
      <w:bookmarkEnd w:id="44"/>
      <w:r>
        <w:t xml:space="preserve"> Sum of deliveries to Mzedi dump per weekday over the entire period of measurements</w:t>
      </w:r>
    </w:p>
    <w:p w14:paraId="22C2F3EB" w14:textId="1DE71844" w:rsidR="00FA6560" w:rsidRDefault="00192055" w:rsidP="00F60869">
      <w:pPr>
        <w:jc w:val="center"/>
      </w:pPr>
      <w:r>
        <w:rPr>
          <w:noProof/>
        </w:rPr>
        <w:lastRenderedPageBreak/>
        <w:drawing>
          <wp:inline distT="0" distB="0" distL="0" distR="0" wp14:anchorId="5DF1DFD0" wp14:editId="33478D61">
            <wp:extent cx="5477438" cy="44354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1988" cy="4439160"/>
                    </a:xfrm>
                    <a:prstGeom prst="rect">
                      <a:avLst/>
                    </a:prstGeom>
                    <a:noFill/>
                    <a:ln>
                      <a:noFill/>
                    </a:ln>
                  </pic:spPr>
                </pic:pic>
              </a:graphicData>
            </a:graphic>
          </wp:inline>
        </w:drawing>
      </w:r>
    </w:p>
    <w:p w14:paraId="1D99F0E1" w14:textId="2C664E89" w:rsidR="00C20145" w:rsidRDefault="00FA6560" w:rsidP="00597221">
      <w:pPr>
        <w:pStyle w:val="Caption"/>
      </w:pPr>
      <w:bookmarkStart w:id="45" w:name="_Ref117144702"/>
      <w:r>
        <w:t xml:space="preserve">Figure </w:t>
      </w:r>
      <w:r w:rsidR="00A562F9">
        <w:fldChar w:fldCharType="begin"/>
      </w:r>
      <w:r w:rsidR="00A562F9">
        <w:instrText xml:space="preserve"> SEQ Figure \* ARABIC </w:instrText>
      </w:r>
      <w:r w:rsidR="00A562F9">
        <w:fldChar w:fldCharType="separate"/>
      </w:r>
      <w:r w:rsidR="001B1A4B">
        <w:rPr>
          <w:noProof/>
        </w:rPr>
        <w:t>12</w:t>
      </w:r>
      <w:r w:rsidR="00A562F9">
        <w:rPr>
          <w:noProof/>
        </w:rPr>
        <w:fldChar w:fldCharType="end"/>
      </w:r>
      <w:bookmarkEnd w:id="45"/>
      <w:r>
        <w:t xml:space="preserve"> Box plots of number of days between arrivals for each skip</w:t>
      </w:r>
      <w:r w:rsidR="002373AF">
        <w:t xml:space="preserve">. The boxes represent the range between the </w:t>
      </w:r>
      <w:r w:rsidR="00D23FC9">
        <w:t>quartiles</w:t>
      </w:r>
      <w:r w:rsidR="002373AF">
        <w:t xml:space="preserve"> Q1 (0.25) and Q3 (0.75). </w:t>
      </w:r>
      <w:r w:rsidR="00192055">
        <w:t xml:space="preserve">The whiskers extend to the minimum and maximum gaps. </w:t>
      </w:r>
    </w:p>
    <w:p w14:paraId="2BE9E037" w14:textId="36F6EB4B" w:rsidR="00EE6520" w:rsidRPr="00EE6520" w:rsidRDefault="00F1285D" w:rsidP="001B5479">
      <w:pPr>
        <w:pStyle w:val="Heading3"/>
      </w:pPr>
      <w:bookmarkStart w:id="46" w:name="_Toc121522851"/>
      <w:r>
        <w:t>Extrapolating filling rates</w:t>
      </w:r>
      <w:bookmarkEnd w:id="46"/>
    </w:p>
    <w:p w14:paraId="2F031F0D" w14:textId="440C6349" w:rsidR="001B1A4B" w:rsidRDefault="0066092B" w:rsidP="00ED6D30">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1B1A4B">
        <w:t xml:space="preserve">Figure </w:t>
      </w:r>
      <w:r w:rsidR="001B1A4B">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34723F">
        <w:t>I therefore attempted</w:t>
      </w:r>
      <w:r w:rsidR="004E02B3">
        <w:t xml:space="preserve"> to </w:t>
      </w:r>
      <w:r w:rsidR="00CD0A28">
        <w:t>use</w:t>
      </w:r>
      <w:r w:rsidR="00E11C0B">
        <w:t xml:space="preserve"> </w:t>
      </w:r>
      <w:r w:rsidR="00A92D0B">
        <w:t xml:space="preserve">characteristics from the two </w:t>
      </w:r>
      <w:r w:rsidR="009E793C">
        <w:t>datasets</w:t>
      </w:r>
      <w:r w:rsidR="00A92D0B">
        <w:t xml:space="preserve"> to </w:t>
      </w:r>
      <w:r w:rsidR="0034723F">
        <w:t xml:space="preserve">obtain </w:t>
      </w:r>
      <w:r w:rsidR="00A92D0B">
        <w:t xml:space="preserve">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1B1A4B">
        <w:t xml:space="preserve">Table </w:t>
      </w:r>
      <w:r w:rsidR="001B1A4B">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does not appear in the dump arrival logs</w:t>
      </w:r>
      <w:r w:rsidR="0034723F">
        <w:t xml:space="preserve"> even though the</w:t>
      </w:r>
      <w:r w:rsidR="009F6F36">
        <w:t xml:space="preserve">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34723F">
        <w:t xml:space="preserve">were  </w:t>
      </w:r>
      <w:r w:rsidR="00890FF0">
        <w:t>processed at the composting facility</w:t>
      </w:r>
      <w:r w:rsidR="0029212E">
        <w:t xml:space="preserve">. </w:t>
      </w:r>
    </w:p>
    <w:p w14:paraId="74FCEA39" w14:textId="77777777" w:rsidR="001B1A4B" w:rsidRDefault="001B1A4B">
      <w:r>
        <w:br w:type="page"/>
      </w:r>
    </w:p>
    <w:p w14:paraId="483DC582" w14:textId="01B09F24" w:rsidR="002D6B3F" w:rsidRDefault="002D6B3F" w:rsidP="00597221">
      <w:pPr>
        <w:pStyle w:val="Caption"/>
      </w:pPr>
      <w:bookmarkStart w:id="47" w:name="_Ref117153668"/>
      <w:r>
        <w:lastRenderedPageBreak/>
        <w:t xml:space="preserve">Table </w:t>
      </w:r>
      <w:r w:rsidR="00A562F9">
        <w:fldChar w:fldCharType="begin"/>
      </w:r>
      <w:r w:rsidR="00A562F9">
        <w:instrText xml:space="preserve"> SEQ Table \* ARABIC </w:instrText>
      </w:r>
      <w:r w:rsidR="00A562F9">
        <w:fldChar w:fldCharType="separate"/>
      </w:r>
      <w:r w:rsidR="001B1A4B">
        <w:rPr>
          <w:noProof/>
        </w:rPr>
        <w:t>2</w:t>
      </w:r>
      <w:r w:rsidR="00A562F9">
        <w:rPr>
          <w:noProof/>
        </w:rPr>
        <w:fldChar w:fldCharType="end"/>
      </w:r>
      <w:bookmarkEnd w:id="47"/>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ED6D30">
            <w:r>
              <w:t>Aggregate area</w:t>
            </w:r>
          </w:p>
        </w:tc>
        <w:tc>
          <w:tcPr>
            <w:tcW w:w="2764" w:type="dxa"/>
          </w:tcPr>
          <w:p w14:paraId="17A37C03" w14:textId="584A91B7" w:rsidR="00B1068E" w:rsidRDefault="00B1068E" w:rsidP="00ED6D30">
            <w:r>
              <w:t>Skips from filling data</w:t>
            </w:r>
          </w:p>
        </w:tc>
        <w:tc>
          <w:tcPr>
            <w:tcW w:w="1066" w:type="dxa"/>
          </w:tcPr>
          <w:p w14:paraId="32C77B6C" w14:textId="67CD7E98" w:rsidR="00B1068E" w:rsidRDefault="00B1068E" w:rsidP="00ED6D30">
            <w:r>
              <w:t># ramps</w:t>
            </w:r>
          </w:p>
        </w:tc>
        <w:tc>
          <w:tcPr>
            <w:tcW w:w="2010" w:type="dxa"/>
          </w:tcPr>
          <w:p w14:paraId="75D92D9E" w14:textId="5A20AE31" w:rsidR="00B1068E" w:rsidRDefault="00B1068E" w:rsidP="00ED6D30">
            <w:r>
              <w:t>Area from dump logs</w:t>
            </w:r>
          </w:p>
        </w:tc>
        <w:tc>
          <w:tcPr>
            <w:tcW w:w="1433" w:type="dxa"/>
          </w:tcPr>
          <w:p w14:paraId="5C53048F" w14:textId="5C80237C" w:rsidR="00B1068E" w:rsidRDefault="00B1068E" w:rsidP="00ED6D30">
            <w:r>
              <w:t xml:space="preserve"># </w:t>
            </w:r>
            <w:r w:rsidR="004C34FF">
              <w:t>arrivals</w:t>
            </w:r>
          </w:p>
        </w:tc>
      </w:tr>
      <w:tr w:rsidR="00B1068E" w14:paraId="7DC3017D" w14:textId="77E2B7AA" w:rsidTr="00B1068E">
        <w:tc>
          <w:tcPr>
            <w:tcW w:w="1743" w:type="dxa"/>
          </w:tcPr>
          <w:p w14:paraId="58BA00F0" w14:textId="3DC5CFFA" w:rsidR="00B1068E" w:rsidRDefault="00B1068E" w:rsidP="00ED6D30">
            <w:r>
              <w:t>Bangwe</w:t>
            </w:r>
          </w:p>
        </w:tc>
        <w:tc>
          <w:tcPr>
            <w:tcW w:w="2764" w:type="dxa"/>
          </w:tcPr>
          <w:p w14:paraId="07421F15" w14:textId="6F434490" w:rsidR="00B1068E" w:rsidRDefault="00B1068E" w:rsidP="00ED6D30">
            <w:r>
              <w:t>Bangwe_inorganic_1</w:t>
            </w:r>
          </w:p>
          <w:p w14:paraId="72C2D30C" w14:textId="5E73459A" w:rsidR="00B1068E" w:rsidRDefault="00B1068E" w:rsidP="00ED6D30">
            <w:r>
              <w:t>Bangwe_inorganic_2</w:t>
            </w:r>
          </w:p>
        </w:tc>
        <w:tc>
          <w:tcPr>
            <w:tcW w:w="1066" w:type="dxa"/>
          </w:tcPr>
          <w:p w14:paraId="750C0AB3" w14:textId="77777777" w:rsidR="0091048D" w:rsidRDefault="0091048D" w:rsidP="00ED6D30">
            <w:r>
              <w:t>23</w:t>
            </w:r>
          </w:p>
          <w:p w14:paraId="2BE233C7" w14:textId="1ECF8B8C" w:rsidR="0091048D" w:rsidRDefault="0091048D" w:rsidP="00ED6D30">
            <w:r>
              <w:t>16</w:t>
            </w:r>
          </w:p>
        </w:tc>
        <w:tc>
          <w:tcPr>
            <w:tcW w:w="2010" w:type="dxa"/>
          </w:tcPr>
          <w:p w14:paraId="39321176" w14:textId="29D6AE1C" w:rsidR="00B1068E" w:rsidRDefault="00B1068E" w:rsidP="00ED6D30">
            <w:r>
              <w:t>Bangwe ground</w:t>
            </w:r>
          </w:p>
          <w:p w14:paraId="372767B9" w14:textId="7A0C7BC6" w:rsidR="00B1068E" w:rsidRDefault="00B1068E" w:rsidP="00ED6D30">
            <w:r>
              <w:t>Bangwe market</w:t>
            </w:r>
          </w:p>
        </w:tc>
        <w:tc>
          <w:tcPr>
            <w:tcW w:w="1433" w:type="dxa"/>
          </w:tcPr>
          <w:p w14:paraId="7CCB7D81" w14:textId="3FC77DD7" w:rsidR="00B1068E" w:rsidRDefault="00197922" w:rsidP="00ED6D30">
            <w:r>
              <w:t>1</w:t>
            </w:r>
            <w:r w:rsidR="00752A8C">
              <w:t>4</w:t>
            </w:r>
          </w:p>
          <w:p w14:paraId="4FACED2B" w14:textId="49FD5C34" w:rsidR="00197922" w:rsidRDefault="00197922" w:rsidP="00ED6D30">
            <w:r>
              <w:t>3</w:t>
            </w:r>
            <w:r w:rsidR="00752A8C">
              <w:t>1</w:t>
            </w:r>
          </w:p>
        </w:tc>
      </w:tr>
      <w:tr w:rsidR="00B1068E" w14:paraId="32ACF06C" w14:textId="38136091" w:rsidTr="00B1068E">
        <w:tc>
          <w:tcPr>
            <w:tcW w:w="1743" w:type="dxa"/>
          </w:tcPr>
          <w:p w14:paraId="445FEFBE" w14:textId="6791F8C8" w:rsidR="00B1068E" w:rsidRDefault="00B1068E" w:rsidP="00ED6D30">
            <w:r>
              <w:t>BCA</w:t>
            </w:r>
          </w:p>
        </w:tc>
        <w:tc>
          <w:tcPr>
            <w:tcW w:w="2764" w:type="dxa"/>
          </w:tcPr>
          <w:p w14:paraId="650C7783" w14:textId="213FAD0B" w:rsidR="00B1068E" w:rsidRDefault="00B1068E" w:rsidP="00ED6D30">
            <w:r>
              <w:t>BCA_inorganic_1</w:t>
            </w:r>
          </w:p>
          <w:p w14:paraId="2F7D1D9F" w14:textId="6A47AF18" w:rsidR="00B1068E" w:rsidRDefault="00B1068E" w:rsidP="00ED6D30">
            <w:r>
              <w:t>BCA_inorganic_2</w:t>
            </w:r>
          </w:p>
        </w:tc>
        <w:tc>
          <w:tcPr>
            <w:tcW w:w="1066" w:type="dxa"/>
          </w:tcPr>
          <w:p w14:paraId="78062387" w14:textId="6F0A92A1" w:rsidR="0091048D" w:rsidRDefault="0091048D" w:rsidP="00ED6D30">
            <w:r>
              <w:t>6</w:t>
            </w:r>
          </w:p>
          <w:p w14:paraId="4C310101" w14:textId="1E8DD8C6" w:rsidR="0091048D" w:rsidRDefault="0091048D" w:rsidP="00ED6D30">
            <w:r>
              <w:t>1</w:t>
            </w:r>
          </w:p>
        </w:tc>
        <w:tc>
          <w:tcPr>
            <w:tcW w:w="2010" w:type="dxa"/>
          </w:tcPr>
          <w:p w14:paraId="6DE62F2E" w14:textId="1FE91756" w:rsidR="00B1068E" w:rsidRDefault="00B1068E" w:rsidP="00ED6D30">
            <w:r>
              <w:t>BCA market</w:t>
            </w:r>
          </w:p>
        </w:tc>
        <w:tc>
          <w:tcPr>
            <w:tcW w:w="1433" w:type="dxa"/>
          </w:tcPr>
          <w:p w14:paraId="5A6C5B43" w14:textId="4DED442B" w:rsidR="00B1068E" w:rsidRDefault="00752A8C" w:rsidP="00ED6D30">
            <w:r>
              <w:t>4</w:t>
            </w:r>
          </w:p>
        </w:tc>
      </w:tr>
      <w:tr w:rsidR="00B1068E" w14:paraId="59B84F11" w14:textId="09F60936" w:rsidTr="00B1068E">
        <w:tc>
          <w:tcPr>
            <w:tcW w:w="1743" w:type="dxa"/>
          </w:tcPr>
          <w:p w14:paraId="70ED67C3" w14:textId="0787E2B2" w:rsidR="00B1068E" w:rsidRDefault="00B1068E" w:rsidP="00ED6D30">
            <w:r>
              <w:t>Naizi</w:t>
            </w:r>
          </w:p>
        </w:tc>
        <w:tc>
          <w:tcPr>
            <w:tcW w:w="2764" w:type="dxa"/>
          </w:tcPr>
          <w:p w14:paraId="5EB2A4F1" w14:textId="3AFDB26F" w:rsidR="00B1068E" w:rsidRDefault="00B1068E" w:rsidP="00ED6D30">
            <w:r>
              <w:t>Naizi_inorganic_1</w:t>
            </w:r>
          </w:p>
        </w:tc>
        <w:tc>
          <w:tcPr>
            <w:tcW w:w="1066" w:type="dxa"/>
          </w:tcPr>
          <w:p w14:paraId="1B1B900A" w14:textId="73692958" w:rsidR="003A2286" w:rsidRDefault="00C312F2" w:rsidP="00ED6D30">
            <w:r>
              <w:t>15</w:t>
            </w:r>
          </w:p>
        </w:tc>
        <w:tc>
          <w:tcPr>
            <w:tcW w:w="2010" w:type="dxa"/>
          </w:tcPr>
          <w:p w14:paraId="066E8A32" w14:textId="0F005723" w:rsidR="00B1068E" w:rsidRDefault="00B1068E" w:rsidP="00ED6D30">
            <w:r>
              <w:t>Naizi market</w:t>
            </w:r>
          </w:p>
        </w:tc>
        <w:tc>
          <w:tcPr>
            <w:tcW w:w="1433" w:type="dxa"/>
          </w:tcPr>
          <w:p w14:paraId="3ECC175D" w14:textId="67F17ECF" w:rsidR="00B1068E" w:rsidRDefault="00752A8C" w:rsidP="00ED6D30">
            <w:r>
              <w:t>4</w:t>
            </w:r>
          </w:p>
        </w:tc>
      </w:tr>
      <w:tr w:rsidR="00B1068E" w14:paraId="1B51A18D" w14:textId="36A90DD9" w:rsidTr="00B1068E">
        <w:tc>
          <w:tcPr>
            <w:tcW w:w="1743" w:type="dxa"/>
          </w:tcPr>
          <w:p w14:paraId="19922C74" w14:textId="76244544" w:rsidR="00B1068E" w:rsidRDefault="00B1068E" w:rsidP="00ED6D30">
            <w:r>
              <w:t>Chigumula</w:t>
            </w:r>
          </w:p>
        </w:tc>
        <w:tc>
          <w:tcPr>
            <w:tcW w:w="2764" w:type="dxa"/>
          </w:tcPr>
          <w:p w14:paraId="17C00B07" w14:textId="3DF8F6D8" w:rsidR="00B1068E" w:rsidRDefault="00B1068E" w:rsidP="00ED6D30">
            <w:r>
              <w:t>Chigumula_inorganic_1</w:t>
            </w:r>
          </w:p>
        </w:tc>
        <w:tc>
          <w:tcPr>
            <w:tcW w:w="1066" w:type="dxa"/>
          </w:tcPr>
          <w:p w14:paraId="20B64D32" w14:textId="0222DB9C" w:rsidR="000D05E4" w:rsidRDefault="000D05E4" w:rsidP="00ED6D30">
            <w:r>
              <w:t>4</w:t>
            </w:r>
          </w:p>
        </w:tc>
        <w:tc>
          <w:tcPr>
            <w:tcW w:w="2010" w:type="dxa"/>
          </w:tcPr>
          <w:p w14:paraId="3D73B774" w14:textId="0B719D90" w:rsidR="00B1068E" w:rsidRDefault="00B1068E" w:rsidP="00ED6D30">
            <w:r>
              <w:t>none</w:t>
            </w:r>
          </w:p>
        </w:tc>
        <w:tc>
          <w:tcPr>
            <w:tcW w:w="1433" w:type="dxa"/>
          </w:tcPr>
          <w:p w14:paraId="0E85071E" w14:textId="77777777" w:rsidR="00B1068E" w:rsidRDefault="00B1068E" w:rsidP="00ED6D30"/>
        </w:tc>
      </w:tr>
    </w:tbl>
    <w:p w14:paraId="34154BB6" w14:textId="45EA4DA2" w:rsidR="00664FB3" w:rsidRDefault="00664FB3" w:rsidP="00ED6D30"/>
    <w:p w14:paraId="4D6B9032" w14:textId="57493803" w:rsidR="00425223" w:rsidRDefault="00685C7D" w:rsidP="00ED6D30">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1B1A4B">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1B1A4B">
        <w:t xml:space="preserve">Figure </w:t>
      </w:r>
      <w:r w:rsidR="001B1A4B">
        <w:rPr>
          <w:noProof/>
        </w:rPr>
        <w:t>13</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w:t>
      </w:r>
      <w:r w:rsidR="0034723F">
        <w:t xml:space="preserve">that </w:t>
      </w:r>
      <w:r w:rsidR="00DE0CC2">
        <w:t xml:space="preserve">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1B1A4B">
        <w:t xml:space="preserve">Figure </w:t>
      </w:r>
      <w:r w:rsidR="001B1A4B">
        <w:rPr>
          <w:noProof/>
        </w:rPr>
        <w:t>16</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w:t>
      </w:r>
      <w:r w:rsidR="00FC6F58">
        <w:t xml:space="preserve"> </w:t>
      </w:r>
      <w:r w:rsidR="005E40F1">
        <w:t xml:space="preserve">The padding is only defined as a number of days before the </w:t>
      </w:r>
      <w:r w:rsidR="00855D0F">
        <w:t xml:space="preserve">emptying event, to cover the case where the skip levels are reported late.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072C03">
      <w:pPr>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6">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3F10E180" w:rsidR="00241871" w:rsidRDefault="00341D41" w:rsidP="00597221">
      <w:pPr>
        <w:pStyle w:val="Caption"/>
      </w:pPr>
      <w:bookmarkStart w:id="48" w:name="_Ref117181263"/>
      <w:r>
        <w:t xml:space="preserve">Figure </w:t>
      </w:r>
      <w:r w:rsidR="00A562F9">
        <w:fldChar w:fldCharType="begin"/>
      </w:r>
      <w:r w:rsidR="00A562F9">
        <w:instrText xml:space="preserve"> SEQ Figure \* ARABIC </w:instrText>
      </w:r>
      <w:r w:rsidR="00A562F9">
        <w:fldChar w:fldCharType="separate"/>
      </w:r>
      <w:r w:rsidR="001B1A4B">
        <w:rPr>
          <w:noProof/>
        </w:rPr>
        <w:t>13</w:t>
      </w:r>
      <w:r w:rsidR="00A562F9">
        <w:rPr>
          <w:noProof/>
        </w:rPr>
        <w:fldChar w:fldCharType="end"/>
      </w:r>
      <w:bookmarkEnd w:id="48"/>
      <w:r>
        <w:t xml:space="preserve"> Timeline of Bangwe arrivals at Mzedi dump and emptying events of select skips</w:t>
      </w:r>
    </w:p>
    <w:p w14:paraId="6AC45980" w14:textId="1616DAEC" w:rsidR="00B2094B" w:rsidRDefault="00337520" w:rsidP="00072C03">
      <w:pPr>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7">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750DDB58" w:rsidR="00072991" w:rsidRDefault="00B2094B" w:rsidP="00597221">
      <w:pPr>
        <w:pStyle w:val="Caption"/>
      </w:pPr>
      <w:r>
        <w:t xml:space="preserve">Figure </w:t>
      </w:r>
      <w:r w:rsidR="00A562F9">
        <w:fldChar w:fldCharType="begin"/>
      </w:r>
      <w:r w:rsidR="00A562F9">
        <w:instrText xml:space="preserve"> SEQ Figure \* ARABIC </w:instrText>
      </w:r>
      <w:r w:rsidR="00A562F9">
        <w:fldChar w:fldCharType="separate"/>
      </w:r>
      <w:r w:rsidR="001B1A4B">
        <w:rPr>
          <w:noProof/>
        </w:rPr>
        <w:t>14</w:t>
      </w:r>
      <w:r w:rsidR="00A562F9">
        <w:rPr>
          <w:noProof/>
        </w:rPr>
        <w:fldChar w:fldCharType="end"/>
      </w:r>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072C03">
      <w:pPr>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8">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3B8DE4F7" w:rsidR="00072991" w:rsidRPr="00072991" w:rsidRDefault="00B2094B" w:rsidP="00597221">
      <w:pPr>
        <w:pStyle w:val="Caption"/>
      </w:pPr>
      <w:r>
        <w:t xml:space="preserve">Figure </w:t>
      </w:r>
      <w:r w:rsidR="00A562F9">
        <w:fldChar w:fldCharType="begin"/>
      </w:r>
      <w:r w:rsidR="00A562F9">
        <w:instrText xml:space="preserve"> SEQ Figure \* ARABIC </w:instrText>
      </w:r>
      <w:r w:rsidR="00A562F9">
        <w:fldChar w:fldCharType="separate"/>
      </w:r>
      <w:r w:rsidR="001B1A4B">
        <w:rPr>
          <w:noProof/>
        </w:rPr>
        <w:t>15</w:t>
      </w:r>
      <w:r w:rsidR="00A562F9">
        <w:rPr>
          <w:noProof/>
        </w:rPr>
        <w:fldChar w:fldCharType="end"/>
      </w:r>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ED6D30"/>
    <w:p w14:paraId="0F4536EB" w14:textId="59AC2627" w:rsidR="00237A2E" w:rsidRDefault="00003FBE" w:rsidP="00265109">
      <w:pPr>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43B1048A" w:rsidR="00241871" w:rsidRDefault="00237A2E" w:rsidP="00597221">
      <w:pPr>
        <w:pStyle w:val="Caption"/>
      </w:pPr>
      <w:bookmarkStart w:id="49" w:name="_Ref117182656"/>
      <w:r>
        <w:t xml:space="preserve">Figure </w:t>
      </w:r>
      <w:r w:rsidR="00A562F9">
        <w:fldChar w:fldCharType="begin"/>
      </w:r>
      <w:r w:rsidR="00A562F9">
        <w:instrText xml:space="preserve"> SEQ Figure \* ARABIC </w:instrText>
      </w:r>
      <w:r w:rsidR="00A562F9">
        <w:fldChar w:fldCharType="separate"/>
      </w:r>
      <w:r w:rsidR="001B1A4B">
        <w:rPr>
          <w:noProof/>
        </w:rPr>
        <w:t>16</w:t>
      </w:r>
      <w:r w:rsidR="00A562F9">
        <w:rPr>
          <w:noProof/>
        </w:rPr>
        <w:fldChar w:fldCharType="end"/>
      </w:r>
      <w:bookmarkEnd w:id="49"/>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ED6D30">
      <w:r>
        <w:t xml:space="preserve">Possible </w:t>
      </w:r>
      <w:r w:rsidR="004026DA">
        <w:t>reasons for this mismatch are</w:t>
      </w:r>
      <w:r w:rsidR="00E95A6A">
        <w:t>:</w:t>
      </w:r>
    </w:p>
    <w:p w14:paraId="45E9D0BA" w14:textId="313AAFD7" w:rsidR="00E95A6A" w:rsidRDefault="00827039" w:rsidP="00ED6D30">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D6D30">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ED6D30">
      <w:pPr>
        <w:pStyle w:val="ListParagraph"/>
        <w:numPr>
          <w:ilvl w:val="0"/>
          <w:numId w:val="11"/>
        </w:numPr>
      </w:pPr>
      <w:r>
        <w:t>Issues with data logging at Mzedi dump</w:t>
      </w:r>
      <w:r w:rsidR="00A12EFC">
        <w:t xml:space="preserve">, such as not all </w:t>
      </w:r>
      <w:r w:rsidR="00E87B54">
        <w:t>arrivals being logged</w:t>
      </w:r>
    </w:p>
    <w:p w14:paraId="6329C2B3" w14:textId="3E12DB1F" w:rsidR="00781D04" w:rsidRDefault="003274B6" w:rsidP="00ED6D30">
      <w:pPr>
        <w:pStyle w:val="Heading2"/>
      </w:pPr>
      <w:bookmarkStart w:id="50" w:name="_Toc121522852"/>
      <w:r>
        <w:t>Discussion</w:t>
      </w:r>
      <w:bookmarkEnd w:id="50"/>
    </w:p>
    <w:p w14:paraId="5845A321" w14:textId="36CD7F51" w:rsidR="006F2195" w:rsidRDefault="00F75FC7" w:rsidP="006F2195">
      <w:r>
        <w:t xml:space="preserve">Several </w:t>
      </w:r>
      <w:r w:rsidR="00710535">
        <w:t>findings</w:t>
      </w:r>
      <w:r>
        <w:t xml:space="preserve"> are drawn to build the optimization mode</w:t>
      </w:r>
      <w:r w:rsidR="0061793A">
        <w:t>l. The service operate</w:t>
      </w:r>
      <w:r w:rsidR="00214E5D">
        <w:t>s</w:t>
      </w:r>
      <w:r w:rsidR="0061793A">
        <w:t xml:space="preserve"> at reduced capacity on Sunday.</w:t>
      </w:r>
      <w:r w:rsidR="00214E5D">
        <w:t xml:space="preserve"> It is therefore assumed that no skip emptying can be scheduled on Sunday. </w:t>
      </w:r>
      <w:r w:rsidR="006F2195">
        <w:t xml:space="preserve">Additionally, there is high variability in collection periods for both skips that are serviced on a low and high frequency. </w:t>
      </w:r>
      <w:r w:rsidR="00BE0A90">
        <w:t xml:space="preserve">This </w:t>
      </w:r>
      <w:r w:rsidR="0034723F">
        <w:t xml:space="preserve">variability </w:t>
      </w:r>
      <w:r w:rsidR="00BE0A90">
        <w:t xml:space="preserve">may point to </w:t>
      </w:r>
      <w:r w:rsidR="00A905AD">
        <w:t>unreliable service from the municipality and/or to varying filling rates</w:t>
      </w:r>
      <w:r w:rsidR="00181EB0">
        <w:t>, either in the long or short-term</w:t>
      </w:r>
      <w:r w:rsidR="00A905AD">
        <w:t xml:space="preserve">. </w:t>
      </w:r>
      <w:r w:rsidR="00855D0F">
        <w:t>The f</w:t>
      </w:r>
      <w:r w:rsidR="00A905AD">
        <w:t>illing data is currently insufficient to model these variations in waste production</w:t>
      </w:r>
      <w:r w:rsidR="00855D0F">
        <w:t>.</w:t>
      </w:r>
    </w:p>
    <w:p w14:paraId="58E109DD" w14:textId="2D68FC05" w:rsidR="00D66223" w:rsidRDefault="00D66223" w:rsidP="006F2195">
      <w:r>
        <w:t xml:space="preserve">The </w:t>
      </w:r>
      <w:r w:rsidR="00D90D83">
        <w:t xml:space="preserve">six </w:t>
      </w:r>
      <w:r>
        <w:t xml:space="preserve">extracted filling rates </w:t>
      </w:r>
      <w:r w:rsidR="00D90D83">
        <w:t xml:space="preserve">for inorganic skips can be used to estimate the filling rates in </w:t>
      </w:r>
      <w:r w:rsidR="00D90D83" w:rsidRPr="00D90D83">
        <w:t>Bangwe</w:t>
      </w:r>
      <w:r w:rsidR="00D90D83">
        <w:t>, BCA, Naizi and Chigumula</w:t>
      </w:r>
      <w:r w:rsidR="0029093B">
        <w:t xml:space="preserve">, based </w:t>
      </w:r>
      <w:r w:rsidR="001877D2">
        <w:t xml:space="preserve">on the location in which each monitored skip </w:t>
      </w:r>
      <w:r w:rsidR="00343715">
        <w:t xml:space="preserve">is placed. </w:t>
      </w:r>
      <w:r w:rsidR="00FE0437">
        <w:t>For skips not covered in these four areas, the filling rates are estimated using</w:t>
      </w:r>
      <w:r w:rsidR="00FE21E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FE0437" w14:paraId="2C776D42" w14:textId="77777777" w:rsidTr="00036613">
        <w:tc>
          <w:tcPr>
            <w:tcW w:w="350" w:type="pct"/>
          </w:tcPr>
          <w:p w14:paraId="32B99D6E" w14:textId="77777777" w:rsidR="00FE0437" w:rsidRDefault="00FE0437" w:rsidP="009555B7"/>
        </w:tc>
        <w:tc>
          <w:tcPr>
            <w:tcW w:w="4300" w:type="pct"/>
          </w:tcPr>
          <w:p w14:paraId="15D962A0" w14:textId="0731D50C" w:rsidR="00FE0437" w:rsidRDefault="00A562F9" w:rsidP="009555B7">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Q</m:t>
                        </m:r>
                        <m:r>
                          <w:rPr>
                            <w:rFonts w:ascii="Cambria Math" w:hAnsi="Cambria Math"/>
                          </w:rPr>
                          <m:t xml:space="preserve">1, </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tc>
        <w:tc>
          <w:tcPr>
            <w:tcW w:w="350" w:type="pct"/>
          </w:tcPr>
          <w:p w14:paraId="4FA9498C" w14:textId="6EB96CDD" w:rsidR="00FE0437" w:rsidRDefault="00FE0437" w:rsidP="00597221">
            <w:pPr>
              <w:pStyle w:val="Caption"/>
            </w:pPr>
            <w:r>
              <w:t>(</w:t>
            </w:r>
            <w:r w:rsidR="00A562F9">
              <w:fldChar w:fldCharType="begin"/>
            </w:r>
            <w:r w:rsidR="00A562F9">
              <w:instrText xml:space="preserve"> SEQ Equation \* ARABIC </w:instrText>
            </w:r>
            <w:r w:rsidR="00A562F9">
              <w:fldChar w:fldCharType="separate"/>
            </w:r>
            <w:r w:rsidR="001B1A4B">
              <w:rPr>
                <w:noProof/>
              </w:rPr>
              <w:t>1</w:t>
            </w:r>
            <w:r w:rsidR="00A562F9">
              <w:rPr>
                <w:noProof/>
              </w:rPr>
              <w:fldChar w:fldCharType="end"/>
            </w:r>
            <w:r>
              <w:t>)</w:t>
            </w:r>
          </w:p>
        </w:tc>
      </w:tr>
    </w:tbl>
    <w:p w14:paraId="2F736D05" w14:textId="220682AA" w:rsidR="00FE0437" w:rsidRDefault="00FE0437" w:rsidP="006F2195">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estimated filling rate for the skips in area i. </w:t>
      </w:r>
      <m:oMath>
        <m:sSub>
          <m:sSubPr>
            <m:ctrlPr>
              <w:rPr>
                <w:rFonts w:ascii="Cambria Math" w:hAnsi="Cambria Math"/>
                <w:i/>
              </w:rPr>
            </m:ctrlPr>
          </m:sSubPr>
          <m:e>
            <m:r>
              <w:rPr>
                <w:rFonts w:ascii="Cambria Math" w:hAnsi="Cambria Math"/>
              </w:rPr>
              <m:t>G</m:t>
            </m:r>
          </m:e>
          <m:sub>
            <m:r>
              <w:rPr>
                <w:rFonts w:ascii="Cambria Math" w:hAnsi="Cambria Math"/>
              </w:rPr>
              <m:t>Q1, i</m:t>
            </m:r>
          </m:sub>
        </m:sSub>
      </m:oMath>
      <w:r>
        <w:t xml:space="preserve"> is the</w:t>
      </w:r>
      <w:r w:rsidR="00357988">
        <w:t xml:space="preserve"> </w:t>
      </w:r>
      <w:commentRangeStart w:id="51"/>
      <w:r w:rsidR="00357988">
        <w:t xml:space="preserve">first quartile (0.25) </w:t>
      </w:r>
      <w:r w:rsidR="007F62C9">
        <w:t>of</w:t>
      </w:r>
      <w:r w:rsidR="00855D0F">
        <w:t xml:space="preserve"> the time gaps between</w:t>
      </w:r>
      <w:r w:rsidR="007F62C9">
        <w:t xml:space="preserve"> arrival</w:t>
      </w:r>
      <w:r w:rsidR="00855D0F">
        <w:t>s</w:t>
      </w:r>
      <w:commentRangeEnd w:id="51"/>
      <w:r w:rsidR="00153332">
        <w:rPr>
          <w:rStyle w:val="CommentReference"/>
        </w:rPr>
        <w:commentReference w:id="51"/>
      </w:r>
      <w:r w:rsidR="006B1B60">
        <w:t xml:space="preserve"> </w:t>
      </w:r>
      <w:r w:rsidR="007F62C9">
        <w:t xml:space="preserve">at Mzedi dump </w:t>
      </w:r>
      <w:r w:rsidR="005B67A9">
        <w:t xml:space="preserve">for area i.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B67A9">
        <w:t xml:space="preserve"> is the number of skips in area i. </w:t>
      </w:r>
      <w:r w:rsidR="00BE76DC">
        <w:t xml:space="preserve">For skips that are not covered in the two groups, an </w:t>
      </w:r>
      <w:r w:rsidR="006B1B60">
        <w:t>estimated filling rate is set as a parameter of the model</w:t>
      </w:r>
      <w:r w:rsidR="00BE76DC">
        <w:t xml:space="preserve">. </w:t>
      </w:r>
    </w:p>
    <w:p w14:paraId="52AD0C4C" w14:textId="34C7355F" w:rsidR="00FF7FE7" w:rsidRDefault="00FF7FE7" w:rsidP="00ED6D30">
      <w:pPr>
        <w:pStyle w:val="Heading1"/>
      </w:pPr>
      <w:bookmarkStart w:id="52" w:name="_Ref121304569"/>
      <w:bookmarkStart w:id="53" w:name="_Toc121522853"/>
      <w:r>
        <w:lastRenderedPageBreak/>
        <w:t>Optimization model</w:t>
      </w:r>
      <w:bookmarkEnd w:id="52"/>
      <w:bookmarkEnd w:id="53"/>
    </w:p>
    <w:p w14:paraId="58628AC4" w14:textId="2997EDDA" w:rsidR="0025747C" w:rsidRDefault="0025747C" w:rsidP="00ED6D30">
      <w:r>
        <w:t xml:space="preserve">The goal </w:t>
      </w:r>
      <w:r w:rsidR="008F3A66">
        <w:t xml:space="preserve">of </w:t>
      </w:r>
      <w:r w:rsidR="00C57C0D">
        <w:t xml:space="preserve">the </w:t>
      </w:r>
      <w:r w:rsidR="008476CE">
        <w:t>model</w:t>
      </w:r>
      <w:r w:rsidR="00C57C0D">
        <w:t xml:space="preserve"> </w:t>
      </w:r>
      <w:r>
        <w:t xml:space="preserve">is to assign a regular schedule to each skip, so that </w:t>
      </w:r>
      <w:r w:rsidR="00761306">
        <w:t>they are reliably emptied before they overflow</w:t>
      </w:r>
      <w:r w:rsidR="00A270F5">
        <w:t xml:space="preserve">. </w:t>
      </w:r>
      <w:r w:rsidR="00153332">
        <w:t xml:space="preserve">Such a schedule would </w:t>
      </w:r>
      <w:r w:rsidR="00761306">
        <w:t xml:space="preserve">benefit the general population, </w:t>
      </w:r>
      <w:r w:rsidR="00A270F5">
        <w:t xml:space="preserve">which will not be exposed to solid waste or smoke from </w:t>
      </w:r>
      <w:r w:rsidR="0097109A">
        <w:t>it burning</w:t>
      </w:r>
      <w:r w:rsidR="00A270F5">
        <w:t xml:space="preserve">. Additionally, this benefits its users, which will </w:t>
      </w:r>
      <w:r w:rsidR="008954D8">
        <w:t>see this service as an added value and may increase general usage which would reduce</w:t>
      </w:r>
      <w:r w:rsidR="00E434FB">
        <w:t xml:space="preserve"> the use of</w:t>
      </w:r>
      <w:r w:rsidR="008954D8">
        <w:t xml:space="preserve"> other more detrimental waste disposal methods. </w:t>
      </w:r>
    </w:p>
    <w:p w14:paraId="5AF95449" w14:textId="6E2B0707" w:rsidR="00BE39B4" w:rsidRPr="00D21905" w:rsidRDefault="00C57C0D" w:rsidP="00ED6D30">
      <w:r>
        <w:t xml:space="preserve">An optimization is therefore </w:t>
      </w:r>
      <w:r w:rsidR="008F3A66">
        <w:t xml:space="preserve">done over </w:t>
      </w:r>
      <w:r>
        <w:t xml:space="preserve">a </w:t>
      </w:r>
      <w:r w:rsidR="008F3A66">
        <w:t>one week</w:t>
      </w:r>
      <w:r>
        <w:t xml:space="preserve"> </w:t>
      </w:r>
      <w:r w:rsidR="00D21905">
        <w:t>time span</w:t>
      </w:r>
      <w:r w:rsidR="008F3A66">
        <w:t xml:space="preserve">, </w:t>
      </w:r>
      <w:r w:rsidR="007117B9">
        <w:t>also</w:t>
      </w:r>
      <w:r w:rsidR="008F3A66">
        <w:t xml:space="preserve"> taking into account skips that fill so slowly that they are emptied </w:t>
      </w:r>
      <w:r w:rsidR="00D21905">
        <w:t>less than once a week</w:t>
      </w:r>
      <w:r w:rsidR="008F3A66">
        <w:t xml:space="preserve">. </w:t>
      </w:r>
      <w:r w:rsidR="004D7825">
        <w:t>Each day</w:t>
      </w:r>
      <w:r w:rsidR="005B4674">
        <w:t xml:space="preserve"> </w:t>
      </w:r>
      <w:r w:rsidR="004D7825">
        <w:t xml:space="preserve">is split into two </w:t>
      </w:r>
      <w:r w:rsidR="004D7825" w:rsidRPr="00D21905">
        <w:rPr>
          <w:i/>
          <w:iCs/>
        </w:rPr>
        <w:t>periods</w:t>
      </w:r>
      <w:r w:rsidR="004D7825">
        <w:t xml:space="preserve">, set to be morning and </w:t>
      </w:r>
      <w:r w:rsidR="005B4674">
        <w:t>afternoon, of specified tim</w:t>
      </w:r>
      <w:r w:rsidR="002B5E2A">
        <w:t>e</w:t>
      </w:r>
      <w:r w:rsidR="001275ED">
        <w:t xml:space="preserve"> length</w:t>
      </w:r>
      <w:r w:rsidR="005B4674">
        <w:t>.</w:t>
      </w:r>
      <w:r w:rsidR="00D21905">
        <w:t xml:space="preserve"> In each period, there can be a number of </w:t>
      </w:r>
      <w:r w:rsidR="00D21905">
        <w:rPr>
          <w:i/>
          <w:iCs/>
        </w:rPr>
        <w:t>shifts</w:t>
      </w:r>
      <w:r w:rsidR="00D21905">
        <w:t xml:space="preserve">. A shift is </w:t>
      </w:r>
      <w:r w:rsidR="00EC2C37">
        <w:t>___.</w:t>
      </w:r>
    </w:p>
    <w:p w14:paraId="7843BC90" w14:textId="15B7C191" w:rsidR="00037711" w:rsidRPr="001C56DA" w:rsidRDefault="00CE7BA9" w:rsidP="00ED6D30">
      <w:pPr>
        <w:rPr>
          <w:i/>
          <w:iCs/>
        </w:rPr>
      </w:pPr>
      <w:r>
        <w:t xml:space="preserve">The collections </w:t>
      </w:r>
      <w:r w:rsidR="003F04E6">
        <w:t xml:space="preserve">are structured as </w:t>
      </w:r>
      <w:r>
        <w:t xml:space="preserve">roll-on-roll-off with an empty skip at the beginning. </w:t>
      </w:r>
      <w:r w:rsidR="00CC628E">
        <w:t>This means that each skip is only visited once when it is emptied. The truck arrives with an empty skip</w:t>
      </w:r>
      <w:r w:rsidR="003358B6">
        <w:t xml:space="preserve"> at </w:t>
      </w:r>
      <w:r w:rsidR="00653288">
        <w:t>a</w:t>
      </w:r>
      <w:r w:rsidR="003358B6">
        <w:t xml:space="preserve"> location</w:t>
      </w:r>
      <w:r w:rsidR="00CC628E">
        <w:t xml:space="preserve">, swaps it with the full one, </w:t>
      </w:r>
      <w:r w:rsidR="003358B6">
        <w:t xml:space="preserve">goes to the dump to empty it, then </w:t>
      </w:r>
      <w:r w:rsidR="00B66993">
        <w:t xml:space="preserve">moves on to the next skip location with the freshly emptied skip. </w:t>
      </w:r>
      <w:r w:rsidR="00525D19">
        <w:t>Therefore, the order in which skips are visited do</w:t>
      </w:r>
      <w:r w:rsidR="00F40EDF">
        <w:t>es</w:t>
      </w:r>
      <w:r w:rsidR="00525D19">
        <w:t xml:space="preserve"> not matter, since the truck always travels between a skip and </w:t>
      </w:r>
      <w:r w:rsidR="005C0D85">
        <w:t>the</w:t>
      </w:r>
      <w:r w:rsidR="00525D19">
        <w:t xml:space="preserve"> dump. The exception is the first skip to be visited </w:t>
      </w:r>
      <w:r w:rsidR="004051F1">
        <w:t>in</w:t>
      </w:r>
      <w:r w:rsidR="00525D19">
        <w:t xml:space="preserve"> a period, </w:t>
      </w:r>
      <w:r w:rsidR="004051F1">
        <w:t xml:space="preserve">since the truck has to travel between the depot and the </w:t>
      </w:r>
      <w:r w:rsidR="00177E68">
        <w:t>skip</w:t>
      </w:r>
      <w:r w:rsidR="004051F1">
        <w:t xml:space="preserve">. </w:t>
      </w:r>
      <w:r w:rsidR="00933322">
        <w:t xml:space="preserve">At the end of the period, the truck does the trip from the dump to the depot. </w:t>
      </w:r>
      <w:r w:rsidR="005C0D85">
        <w:t xml:space="preserve">When there are multiple trucks operating in the same period, the number of first skips to be visited as well as the number of return trips from the dump to the depot are equal to the number of </w:t>
      </w:r>
      <w:r w:rsidR="00B70570">
        <w:t>vehicles</w:t>
      </w:r>
      <w:r w:rsidR="005C0D85">
        <w:t xml:space="preserve">. </w:t>
      </w:r>
      <w:r w:rsidR="007C55DD">
        <w:t xml:space="preserve">An example collection pattern for a single period with </w:t>
      </w:r>
      <w:r w:rsidR="00053EC0">
        <w:t xml:space="preserve">two trucks and five skips to be serviced is shown in </w:t>
      </w:r>
      <w:r w:rsidR="00053EC0">
        <w:fldChar w:fldCharType="begin"/>
      </w:r>
      <w:r w:rsidR="00053EC0">
        <w:instrText xml:space="preserve"> REF _Ref120106706 \h </w:instrText>
      </w:r>
      <w:r w:rsidR="00053EC0">
        <w:fldChar w:fldCharType="separate"/>
      </w:r>
      <w:r w:rsidR="001B1A4B">
        <w:t xml:space="preserve">Figure </w:t>
      </w:r>
      <w:r w:rsidR="001B1A4B">
        <w:rPr>
          <w:noProof/>
        </w:rPr>
        <w:t>17</w:t>
      </w:r>
      <w:r w:rsidR="00053EC0">
        <w:fldChar w:fldCharType="end"/>
      </w:r>
      <w:r w:rsidR="00053EC0">
        <w:t>.</w:t>
      </w:r>
      <w:r w:rsidR="00AC0CE9">
        <w:t xml:space="preserve"> The reason for this pattern is two</w:t>
      </w:r>
      <w:r w:rsidR="00F471C9">
        <w:t xml:space="preserve">fold. First, if the trucks did not have an additional empty skip at the beginning of the round, it would have to travel to a location, pick up the skip, go to the dump, return to the </w:t>
      </w:r>
      <w:r w:rsidR="00060F48">
        <w:t xml:space="preserve">same </w:t>
      </w:r>
      <w:r w:rsidR="00F471C9">
        <w:t xml:space="preserve">location and then travel </w:t>
      </w:r>
      <w:r w:rsidR="00060F48">
        <w:t>to another location. This</w:t>
      </w:r>
      <w:ins w:id="54" w:author="Tilley  Elizabeth" w:date="2023-01-05T17:29:00Z">
        <w:r w:rsidR="00153332">
          <w:t xml:space="preserve"> less efficient method would </w:t>
        </w:r>
      </w:ins>
      <w:del w:id="55" w:author="Tilley  Elizabeth" w:date="2023-01-05T17:29:00Z">
        <w:r w:rsidR="00060F48" w:rsidDel="00153332">
          <w:delText xml:space="preserve"> </w:delText>
        </w:r>
      </w:del>
      <w:r w:rsidR="00060F48">
        <w:t>result</w:t>
      </w:r>
      <w:del w:id="56" w:author="Tilley  Elizabeth" w:date="2023-01-05T17:29:00Z">
        <w:r w:rsidR="00060F48" w:rsidDel="00153332">
          <w:delText>s</w:delText>
        </w:r>
      </w:del>
      <w:r w:rsidR="00060F48">
        <w:t xml:space="preserve"> in a number of trips </w:t>
      </w:r>
      <w:del w:id="57" w:author="Tilley  Elizabeth" w:date="2023-01-05T17:29:00Z">
        <w:r w:rsidR="00060F48" w:rsidDel="00153332">
          <w:delText xml:space="preserve">of </w:delText>
        </w:r>
      </w:del>
      <w:ins w:id="58" w:author="Tilley  Elizabeth" w:date="2023-01-05T17:29:00Z">
        <w:r w:rsidR="00153332">
          <w:t xml:space="preserve">= </w:t>
        </w:r>
      </w:ins>
      <w:r w:rsidR="00060F48">
        <w:t>3N+1, where N is the number of skips to be serviced in a round. In the structure used here, the number of trips is 2N+1.</w:t>
      </w:r>
      <w:r w:rsidR="001C56DA">
        <w:t xml:space="preserve"> Importantly, this means that there needs </w:t>
      </w:r>
      <w:ins w:id="59" w:author="Tilley  Elizabeth" w:date="2023-01-05T17:29:00Z">
        <w:r w:rsidR="00153332">
          <w:t>t</w:t>
        </w:r>
      </w:ins>
      <w:ins w:id="60" w:author="Tilley  Elizabeth" w:date="2023-01-05T17:30:00Z">
        <w:r w:rsidR="00153332">
          <w:t xml:space="preserve">o be </w:t>
        </w:r>
      </w:ins>
      <w:r w:rsidR="001C56DA">
        <w:t xml:space="preserve">a number of empty skips available at the depot at the beginning of each period equal to the number of trucks operating in that period. </w:t>
      </w:r>
      <w:r w:rsidR="001C56DA">
        <w:rPr>
          <w:i/>
          <w:iCs/>
        </w:rPr>
        <w:t xml:space="preserve">Alternatively, if in some locations several skips are </w:t>
      </w:r>
      <w:commentRangeStart w:id="61"/>
      <w:r w:rsidR="001C56DA">
        <w:rPr>
          <w:i/>
          <w:iCs/>
        </w:rPr>
        <w:t>juxtaposed</w:t>
      </w:r>
      <w:commentRangeEnd w:id="61"/>
      <w:r w:rsidR="00153332">
        <w:rPr>
          <w:rStyle w:val="CommentReference"/>
        </w:rPr>
        <w:commentReference w:id="61"/>
      </w:r>
      <w:r w:rsidR="001C56DA">
        <w:rPr>
          <w:i/>
          <w:iCs/>
        </w:rPr>
        <w:t xml:space="preserve">, </w:t>
      </w:r>
      <w:r w:rsidR="00595F98">
        <w:rPr>
          <w:i/>
          <w:iCs/>
        </w:rPr>
        <w:t xml:space="preserve">one of them could be </w:t>
      </w:r>
      <w:r w:rsidR="00912740">
        <w:rPr>
          <w:i/>
          <w:iCs/>
        </w:rPr>
        <w:t>“borrowed”</w:t>
      </w:r>
      <w:r w:rsidR="00595F98">
        <w:rPr>
          <w:i/>
          <w:iCs/>
        </w:rPr>
        <w:t xml:space="preserve"> for the day</w:t>
      </w:r>
      <w:r w:rsidR="00912740">
        <w:rPr>
          <w:i/>
          <w:iCs/>
        </w:rPr>
        <w:t>, as long as the others can be guaranteed not to overfill.</w:t>
      </w:r>
      <w:r w:rsidR="00912740">
        <w:t xml:space="preserve"> In the current analysis however, it is assumed that for each vehicle operating, and additional empty skip must be available. </w:t>
      </w:r>
      <w:r w:rsidR="00912740">
        <w:rPr>
          <w:i/>
          <w:iCs/>
        </w:rPr>
        <w:t xml:space="preserve"> </w:t>
      </w:r>
    </w:p>
    <w:p w14:paraId="14DF02B1" w14:textId="0FB90164" w:rsidR="007C55DD" w:rsidRDefault="007C55DD" w:rsidP="00B70570">
      <w:pPr>
        <w:jc w:val="center"/>
      </w:pPr>
      <w:r>
        <w:rPr>
          <w:noProof/>
        </w:rPr>
        <w:lastRenderedPageBreak/>
        <w:drawing>
          <wp:inline distT="0" distB="0" distL="0" distR="0" wp14:anchorId="24D2629E" wp14:editId="676B3EE2">
            <wp:extent cx="4524375" cy="3759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38215" cy="3771454"/>
                    </a:xfrm>
                    <a:prstGeom prst="rect">
                      <a:avLst/>
                    </a:prstGeom>
                    <a:noFill/>
                    <a:ln>
                      <a:noFill/>
                    </a:ln>
                  </pic:spPr>
                </pic:pic>
              </a:graphicData>
            </a:graphic>
          </wp:inline>
        </w:drawing>
      </w:r>
    </w:p>
    <w:p w14:paraId="71B6D11C" w14:textId="020BC5BC" w:rsidR="007C55DD" w:rsidRDefault="007C55DD" w:rsidP="00597221">
      <w:pPr>
        <w:pStyle w:val="Caption"/>
      </w:pPr>
      <w:bookmarkStart w:id="62" w:name="_Ref120106706"/>
      <w:r>
        <w:t xml:space="preserve">Figure </w:t>
      </w:r>
      <w:r w:rsidR="00A562F9">
        <w:fldChar w:fldCharType="begin"/>
      </w:r>
      <w:r w:rsidR="00A562F9">
        <w:instrText xml:space="preserve"> SEQ Figure \* ARABIC </w:instrText>
      </w:r>
      <w:r w:rsidR="00A562F9">
        <w:fldChar w:fldCharType="separate"/>
      </w:r>
      <w:r w:rsidR="001B1A4B">
        <w:rPr>
          <w:noProof/>
        </w:rPr>
        <w:t>17</w:t>
      </w:r>
      <w:r w:rsidR="00A562F9">
        <w:rPr>
          <w:noProof/>
        </w:rPr>
        <w:fldChar w:fldCharType="end"/>
      </w:r>
      <w:bookmarkEnd w:id="62"/>
      <w:r>
        <w:t xml:space="preserve"> Example collection pattern for a single period. There are two trucks operating, five skips to be serviced. The dashed arrows are only dependent on the serviced skips in this period, and are not assigned to a </w:t>
      </w:r>
      <w:r w:rsidR="00053EC0">
        <w:t>specific</w:t>
      </w:r>
      <w:r>
        <w:t xml:space="preserve"> vehicle. The single black arrows represent the vehicles returning from the dump to the depot. There are exactly as many</w:t>
      </w:r>
      <w:r w:rsidR="00A43F10">
        <w:t xml:space="preserve"> returns to the depot</w:t>
      </w:r>
      <w:r>
        <w:t xml:space="preserve"> as there are vehicles operating on that period. The dotted </w:t>
      </w:r>
      <w:r w:rsidR="00053EC0">
        <w:t>routes</w:t>
      </w:r>
      <w:r>
        <w:t xml:space="preserve"> are dependent on the selected first skips to be serviced in that period. </w:t>
      </w:r>
    </w:p>
    <w:p w14:paraId="157858A3" w14:textId="37F5A546" w:rsidR="00C9513D" w:rsidRDefault="00C9513D" w:rsidP="00ED6D30">
      <w:pPr>
        <w:pStyle w:val="Heading2"/>
      </w:pPr>
      <w:bookmarkStart w:id="63" w:name="_Ref121304532"/>
      <w:bookmarkStart w:id="64" w:name="_Toc121522854"/>
      <w:r>
        <w:t>Methods</w:t>
      </w:r>
      <w:bookmarkEnd w:id="63"/>
      <w:bookmarkEnd w:id="64"/>
    </w:p>
    <w:p w14:paraId="4FF4DF7E" w14:textId="5CF86688" w:rsidR="00554C79" w:rsidRDefault="00AA5979" w:rsidP="00ED6D30">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546174">
        <w:t>The</w:t>
      </w:r>
      <w:r w:rsidR="00B23639">
        <w:t xml:space="preserve"> problem relies on </w:t>
      </w:r>
      <w:del w:id="65" w:author="Tilley  Elizabeth" w:date="2023-01-05T17:34:00Z">
        <w:r w:rsidR="00B23639" w:rsidDel="007E6109">
          <w:delText>a number of</w:delText>
        </w:r>
      </w:del>
      <w:ins w:id="66" w:author="Tilley  Elizabeth" w:date="2023-01-05T17:34:00Z">
        <w:r w:rsidR="007E6109">
          <w:t>several</w:t>
        </w:r>
      </w:ins>
      <w:r w:rsidR="00B23639">
        <w:t xml:space="preserve"> </w:t>
      </w:r>
      <w:r w:rsidR="005F652E">
        <w:t xml:space="preserve">parameters which are </w:t>
      </w:r>
      <w:r w:rsidR="00554C79">
        <w:t>used</w:t>
      </w:r>
      <w:r w:rsidR="005F652E">
        <w:t xml:space="preserve"> at different stages. </w:t>
      </w:r>
    </w:p>
    <w:p w14:paraId="545A8AD2" w14:textId="5B749921" w:rsidR="00E062E3" w:rsidRDefault="005F652E" w:rsidP="00ED6D30">
      <w:r>
        <w:t xml:space="preserve">The </w:t>
      </w:r>
      <w:r w:rsidRPr="00E062E3">
        <w:rPr>
          <w:i/>
          <w:iCs/>
        </w:rPr>
        <w:t>pre-processing parameters</w:t>
      </w:r>
      <w:r w:rsidR="00014B27">
        <w:t xml:space="preserve"> are not used </w:t>
      </w:r>
      <w:r w:rsidR="000C026B">
        <w:t>directly in the problem fed to the solver</w:t>
      </w:r>
      <w:r w:rsidR="00014B27">
        <w:t>, but are set to prepare decision variables, to reduce the complexity of the problem, and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1B1A4B">
        <w:t>3.1.1</w:t>
      </w:r>
      <w:r w:rsidR="00EF79D7">
        <w:fldChar w:fldCharType="end"/>
      </w:r>
      <w:r w:rsidR="00373D00">
        <w:t>.</w:t>
      </w:r>
      <w:r w:rsidR="00014B27">
        <w:t xml:space="preserve"> </w:t>
      </w:r>
    </w:p>
    <w:p w14:paraId="7C6AD441" w14:textId="77777777" w:rsidR="00CC74AD" w:rsidRDefault="00373D00" w:rsidP="00ED6D30">
      <w:r>
        <w:t xml:space="preserve">The </w:t>
      </w:r>
      <w:r w:rsidRPr="00E062E3">
        <w:rPr>
          <w:i/>
          <w:iCs/>
        </w:rPr>
        <w:t>optimization problem parameters</w:t>
      </w:r>
      <w:r>
        <w:t xml:space="preserve"> are used directly in the optimization problem. They are directly related to the objective function (costs) and to constraints (maximum number of </w:t>
      </w:r>
      <w:r w:rsidR="00CC74AD">
        <w:t xml:space="preserve">added </w:t>
      </w:r>
      <w:r>
        <w:t xml:space="preserve">skips and maximum travel time). </w:t>
      </w:r>
    </w:p>
    <w:p w14:paraId="412E0B64" w14:textId="0A0B7D7C" w:rsidR="00B00758" w:rsidRDefault="009F12CB" w:rsidP="00ED6D30">
      <w:r>
        <w:t xml:space="preserve">Finally, the </w:t>
      </w:r>
      <w:r w:rsidRPr="00E062E3">
        <w:rPr>
          <w:i/>
          <w:iCs/>
        </w:rPr>
        <w:t>optimizer parameter</w:t>
      </w:r>
      <w:r>
        <w:t xml:space="preserve"> is the </w:t>
      </w:r>
      <w:commentRangeStart w:id="67"/>
      <w:r>
        <w:t>bound gap</w:t>
      </w:r>
      <w:commentRangeEnd w:id="67"/>
      <w:r w:rsidR="007E6109">
        <w:rPr>
          <w:rStyle w:val="CommentReference"/>
        </w:rPr>
        <w:commentReference w:id="67"/>
      </w:r>
      <w:r>
        <w:t>. For each feasible</w:t>
      </w:r>
      <w:r w:rsidR="007117B9">
        <w:t xml:space="preserve"> (but not</w:t>
      </w:r>
      <w:r w:rsidR="009343B7">
        <w:t xml:space="preserve"> necessarily</w:t>
      </w:r>
      <w:r w:rsidR="007117B9">
        <w:t xml:space="preserve"> optimal)</w:t>
      </w:r>
      <w:r>
        <w:t xml:space="preserve"> solution the </w:t>
      </w:r>
      <w:r w:rsidR="000C026B">
        <w:t>solver</w:t>
      </w:r>
      <w:r>
        <w:t xml:space="preserve"> output</w:t>
      </w:r>
      <w:r w:rsidR="00E062E3">
        <w:t>s</w:t>
      </w:r>
      <w:r w:rsidR="007117B9">
        <w:t xml:space="preserve"> in the iterative process</w:t>
      </w:r>
      <w:r>
        <w:t>, i</w:t>
      </w:r>
      <w:r w:rsidR="00E062E3">
        <w:t>t</w:t>
      </w:r>
      <w:r>
        <w:t xml:space="preserve"> also generates a lower bound on the objective function</w:t>
      </w:r>
      <w:r w:rsidR="00C64DE6">
        <w:t>.</w:t>
      </w:r>
      <w:r>
        <w:t xml:space="preserve"> </w:t>
      </w:r>
      <w:r w:rsidR="009343B7">
        <w:t xml:space="preserve">This is based on a relaxed version of the problem. </w:t>
      </w:r>
      <w:r>
        <w:t xml:space="preserve">As the solutions get closer to the optimal, the objective function and its lower bound converge. </w:t>
      </w:r>
      <w:r w:rsidR="00403DCB">
        <w:t xml:space="preserve">For a solution that outputs </w:t>
      </w:r>
      <w:r w:rsidR="00373F1F">
        <w:lastRenderedPageBreak/>
        <w:t>MWK</w:t>
      </w:r>
      <w:r w:rsidR="00403DCB">
        <w:t>1</w:t>
      </w:r>
      <w:r w:rsidR="00373F1F">
        <w:t>.</w:t>
      </w:r>
      <w:r w:rsidR="00403DCB">
        <w:t>500</w:t>
      </w:r>
      <w:r w:rsidR="00373F1F">
        <w:t>Mio.</w:t>
      </w:r>
      <w:r w:rsidR="00403DCB">
        <w:t xml:space="preserve">/week with a bound gap of 3%, the infimum </w:t>
      </w:r>
      <w:r w:rsidR="00031F25">
        <w:t>bound</w:t>
      </w:r>
      <w:r w:rsidR="007117B9">
        <w:t xml:space="preserve"> </w:t>
      </w:r>
      <w:r w:rsidR="00403DCB">
        <w:t xml:space="preserve">solution is </w:t>
      </w:r>
      <w:r w:rsidR="00373F1F">
        <w:t>MWK</w:t>
      </w:r>
      <w:r w:rsidR="00403DCB">
        <w:t>1</w:t>
      </w:r>
      <w:r w:rsidR="00373F1F">
        <w:t>.</w:t>
      </w:r>
      <w:r w:rsidR="00403DCB">
        <w:t>4</w:t>
      </w:r>
      <w:r w:rsidR="00031F25">
        <w:t>85</w:t>
      </w:r>
      <w:r w:rsidR="00373F1F">
        <w:t>Mio.</w:t>
      </w:r>
      <w:r w:rsidR="00403DCB">
        <w:t xml:space="preserve"> /week</w:t>
      </w:r>
      <w:r w:rsidR="008B3755">
        <w:t xml:space="preserve">. </w:t>
      </w:r>
      <w:r w:rsidR="00775545">
        <w:t xml:space="preserve">At this point, the uncertainties </w:t>
      </w:r>
      <w:r w:rsidR="009343B7">
        <w:t xml:space="preserve">in parameters </w:t>
      </w:r>
      <w:r w:rsidR="00775545">
        <w:t xml:space="preserve">are </w:t>
      </w:r>
      <w:r w:rsidR="003F2D46">
        <w:t>assumed</w:t>
      </w:r>
      <w:r w:rsidR="00775545">
        <w:t xml:space="preserve"> greater than this gap.</w:t>
      </w:r>
      <w:r w:rsidR="009343B7">
        <w:rPr>
          <w:rStyle w:val="FootnoteReference"/>
        </w:rPr>
        <w:footnoteReference w:id="1"/>
      </w:r>
    </w:p>
    <w:p w14:paraId="777E62CA" w14:textId="163F61CB" w:rsidR="00B573AD" w:rsidRDefault="00B573AD" w:rsidP="00ED6D30">
      <w:r>
        <w:t xml:space="preserve">The parameters are shown in </w:t>
      </w:r>
      <w:r w:rsidR="005422EC">
        <w:fldChar w:fldCharType="begin"/>
      </w:r>
      <w:r w:rsidR="005422EC">
        <w:instrText xml:space="preserve"> REF _Ref120036410 \h </w:instrText>
      </w:r>
      <w:r w:rsidR="005422EC">
        <w:fldChar w:fldCharType="separate"/>
      </w:r>
      <w:r w:rsidR="001B1A4B">
        <w:t xml:space="preserve">Table </w:t>
      </w:r>
      <w:r w:rsidR="001B1A4B">
        <w:rPr>
          <w:noProof/>
        </w:rPr>
        <w:t>3</w:t>
      </w:r>
      <w:r w:rsidR="005422EC">
        <w:fldChar w:fldCharType="end"/>
      </w:r>
      <w:r w:rsidR="000C026B">
        <w:t xml:space="preserve">, with the values that are used as default and their units. </w:t>
      </w:r>
    </w:p>
    <w:p w14:paraId="130F17A5" w14:textId="4FBDE5D7" w:rsidR="00B573AD" w:rsidRDefault="00B573AD" w:rsidP="00597221">
      <w:pPr>
        <w:pStyle w:val="Caption"/>
      </w:pPr>
      <w:bookmarkStart w:id="68" w:name="_Ref120036410"/>
      <w:r>
        <w:t xml:space="preserve">Table </w:t>
      </w:r>
      <w:r w:rsidR="00A562F9">
        <w:fldChar w:fldCharType="begin"/>
      </w:r>
      <w:r w:rsidR="00A562F9">
        <w:instrText xml:space="preserve"> SEQ Table \* ARABIC </w:instrText>
      </w:r>
      <w:r w:rsidR="00A562F9">
        <w:fldChar w:fldCharType="separate"/>
      </w:r>
      <w:r w:rsidR="001B1A4B">
        <w:rPr>
          <w:noProof/>
        </w:rPr>
        <w:t>3</w:t>
      </w:r>
      <w:r w:rsidR="00A562F9">
        <w:rPr>
          <w:noProof/>
        </w:rPr>
        <w:fldChar w:fldCharType="end"/>
      </w:r>
      <w:bookmarkEnd w:id="68"/>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D6D30">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D6D30">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D6D30">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D6D30">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157A2636" w:rsidR="00B23639" w:rsidRPr="003E364C" w:rsidRDefault="00B23639" w:rsidP="00ED6D30">
            <w:pP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p>
        </w:tc>
        <w:tc>
          <w:tcPr>
            <w:tcW w:w="4239" w:type="dxa"/>
          </w:tcPr>
          <w:p w14:paraId="7788E34E" w14:textId="77777777" w:rsidR="00B23639" w:rsidRPr="003E364C" w:rsidRDefault="00B23639" w:rsidP="00ED6D30">
            <w:pPr>
              <w:rPr>
                <w:rStyle w:val="SubtleEmphasis"/>
                <w:i w:val="0"/>
                <w:iCs w:val="0"/>
                <w:color w:val="auto"/>
              </w:rPr>
            </w:pPr>
            <w:r>
              <w:rPr>
                <w:rStyle w:val="SubtleEmphasis"/>
                <w:i w:val="0"/>
                <w:iCs w:val="0"/>
                <w:color w:val="auto"/>
              </w:rPr>
              <w:t>Average speed</w:t>
            </w:r>
          </w:p>
        </w:tc>
        <w:tc>
          <w:tcPr>
            <w:tcW w:w="947" w:type="dxa"/>
          </w:tcPr>
          <w:p w14:paraId="59851D0C" w14:textId="6CE83F62" w:rsidR="00B23639" w:rsidRPr="003E364C" w:rsidRDefault="00B23639" w:rsidP="00ED6D30">
            <w:pPr>
              <w:rPr>
                <w:rStyle w:val="SubtleEmphasis"/>
                <w:i w:val="0"/>
                <w:iCs w:val="0"/>
                <w:color w:val="auto"/>
              </w:rPr>
            </w:pPr>
            <w:r>
              <w:rPr>
                <w:rStyle w:val="SubtleEmphasis"/>
                <w:i w:val="0"/>
                <w:iCs w:val="0"/>
                <w:color w:val="auto"/>
              </w:rPr>
              <w:t>30</w:t>
            </w:r>
            <w:r w:rsidR="008C2326">
              <w:rPr>
                <w:rStyle w:val="FootnoteReference"/>
              </w:rPr>
              <w:footnoteReference w:id="2"/>
            </w:r>
          </w:p>
        </w:tc>
        <w:tc>
          <w:tcPr>
            <w:tcW w:w="1695" w:type="dxa"/>
          </w:tcPr>
          <w:p w14:paraId="62B83CFC" w14:textId="77777777" w:rsidR="00B23639" w:rsidRPr="003E364C" w:rsidRDefault="00B23639" w:rsidP="00ED6D30">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D6D30">
            <w:pPr>
              <w:rPr>
                <w:rStyle w:val="SubtleEmphasis"/>
                <w:i w:val="0"/>
                <w:iCs w:val="0"/>
                <w:color w:val="auto"/>
              </w:rPr>
            </w:pPr>
          </w:p>
        </w:tc>
        <w:tc>
          <w:tcPr>
            <w:tcW w:w="4239" w:type="dxa"/>
          </w:tcPr>
          <w:p w14:paraId="5288A4E8" w14:textId="77777777" w:rsidR="00B23639" w:rsidRPr="003E364C" w:rsidRDefault="00B23639" w:rsidP="00ED6D30">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D6D30">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D6D30">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D6D30">
            <w:pPr>
              <w:rPr>
                <w:rStyle w:val="SubtleEmphasis"/>
                <w:i w:val="0"/>
                <w:iCs w:val="0"/>
                <w:color w:val="auto"/>
              </w:rPr>
            </w:pPr>
          </w:p>
        </w:tc>
        <w:tc>
          <w:tcPr>
            <w:tcW w:w="4239" w:type="dxa"/>
          </w:tcPr>
          <w:p w14:paraId="0433A64E" w14:textId="77777777" w:rsidR="00B23639" w:rsidRDefault="00B23639" w:rsidP="00ED6D30">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D6D30">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D6D30">
            <w:pPr>
              <w:rPr>
                <w:rStyle w:val="SubtleEmphasis"/>
                <w:i w:val="0"/>
                <w:iCs w:val="0"/>
                <w:color w:val="auto"/>
              </w:rPr>
            </w:pPr>
          </w:p>
        </w:tc>
        <w:tc>
          <w:tcPr>
            <w:tcW w:w="4239" w:type="dxa"/>
          </w:tcPr>
          <w:p w14:paraId="68BB1A42" w14:textId="4D2C3074" w:rsidR="00B23639" w:rsidRDefault="00B23639" w:rsidP="00ED6D30">
            <w:pPr>
              <w:rPr>
                <w:rStyle w:val="SubtleEmphasis"/>
                <w:i w:val="0"/>
                <w:iCs w:val="0"/>
                <w:color w:val="auto"/>
              </w:rPr>
            </w:pPr>
            <w:commentRangeStart w:id="69"/>
            <w:r>
              <w:rPr>
                <w:rStyle w:val="SubtleEmphasis"/>
                <w:i w:val="0"/>
                <w:iCs w:val="0"/>
                <w:color w:val="auto"/>
              </w:rPr>
              <w:t>Under-usage threshold</w:t>
            </w:r>
            <w:commentRangeEnd w:id="69"/>
            <w:r w:rsidR="00DA61B9">
              <w:rPr>
                <w:rStyle w:val="CommentReference"/>
              </w:rPr>
              <w:commentReference w:id="69"/>
            </w:r>
            <w:ins w:id="70" w:author="Tilley  Elizabeth" w:date="2023-01-05T17:44:00Z">
              <w:r w:rsidR="00DA61B9">
                <w:rPr>
                  <w:rStyle w:val="SubtleEmphasis"/>
                  <w:i w:val="0"/>
                  <w:iCs w:val="0"/>
                  <w:color w:val="auto"/>
                </w:rPr>
                <w:t>*</w:t>
              </w:r>
            </w:ins>
          </w:p>
        </w:tc>
        <w:tc>
          <w:tcPr>
            <w:tcW w:w="947" w:type="dxa"/>
          </w:tcPr>
          <w:p w14:paraId="6CEB507B" w14:textId="77777777" w:rsidR="00B23639" w:rsidRDefault="00B23639" w:rsidP="00ED6D30">
            <w:pPr>
              <w:rPr>
                <w:rStyle w:val="SubtleEmphasis"/>
                <w:i w:val="0"/>
                <w:iCs w:val="0"/>
                <w:color w:val="auto"/>
              </w:rPr>
            </w:pPr>
            <w:r>
              <w:rPr>
                <w:rStyle w:val="SubtleEmphasis"/>
                <w:i w:val="0"/>
                <w:iCs w:val="0"/>
                <w:color w:val="auto"/>
              </w:rPr>
              <w:t>0.6</w:t>
            </w:r>
          </w:p>
        </w:tc>
        <w:tc>
          <w:tcPr>
            <w:tcW w:w="1695" w:type="dxa"/>
          </w:tcPr>
          <w:p w14:paraId="1A7B7E37" w14:textId="570A5A3C" w:rsidR="00B23639" w:rsidRDefault="004978BE" w:rsidP="00ED6D30">
            <w:pPr>
              <w:rPr>
                <w:rStyle w:val="SubtleEmphasis"/>
                <w:i w:val="0"/>
                <w:iCs w:val="0"/>
                <w:color w:val="auto"/>
              </w:rPr>
            </w:pPr>
            <w:r>
              <w:rPr>
                <w:rStyle w:val="SubtleEmphasis"/>
                <w:i w:val="0"/>
                <w:iCs w:val="0"/>
                <w:color w:val="auto"/>
              </w:rPr>
              <w:t>-</w:t>
            </w:r>
          </w:p>
        </w:tc>
      </w:tr>
      <w:tr w:rsidR="00B23639" w14:paraId="25FBA0D7" w14:textId="77777777" w:rsidTr="00E062E3">
        <w:tc>
          <w:tcPr>
            <w:tcW w:w="2135" w:type="dxa"/>
            <w:vMerge/>
          </w:tcPr>
          <w:p w14:paraId="0761CAD5" w14:textId="77777777" w:rsidR="00B23639" w:rsidRPr="003E364C" w:rsidRDefault="00B23639" w:rsidP="00ED6D30">
            <w:pPr>
              <w:rPr>
                <w:rStyle w:val="SubtleEmphasis"/>
                <w:i w:val="0"/>
                <w:iCs w:val="0"/>
                <w:color w:val="auto"/>
              </w:rPr>
            </w:pPr>
          </w:p>
        </w:tc>
        <w:tc>
          <w:tcPr>
            <w:tcW w:w="4239" w:type="dxa"/>
          </w:tcPr>
          <w:p w14:paraId="4DAF0FFD" w14:textId="39AC6D1C" w:rsidR="00B23639" w:rsidRDefault="00B23639" w:rsidP="00ED6D30">
            <w:pPr>
              <w:rPr>
                <w:rStyle w:val="SubtleEmphasis"/>
                <w:i w:val="0"/>
                <w:iCs w:val="0"/>
                <w:color w:val="auto"/>
              </w:rPr>
            </w:pPr>
            <w:r>
              <w:rPr>
                <w:rStyle w:val="SubtleEmphasis"/>
                <w:i w:val="0"/>
                <w:iCs w:val="0"/>
                <w:color w:val="auto"/>
              </w:rPr>
              <w:t>Possible additional skips for each existing</w:t>
            </w:r>
            <w:r w:rsidR="00CC74AD">
              <w:rPr>
                <w:rStyle w:val="SubtleEmphasis"/>
                <w:i w:val="0"/>
                <w:iCs w:val="0"/>
                <w:color w:val="auto"/>
              </w:rPr>
              <w:t xml:space="preserve"> location</w:t>
            </w:r>
          </w:p>
        </w:tc>
        <w:tc>
          <w:tcPr>
            <w:tcW w:w="947" w:type="dxa"/>
          </w:tcPr>
          <w:p w14:paraId="5005491B"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75D275BC" w14:textId="3B45892A" w:rsidR="00B23639" w:rsidRDefault="00B23639" w:rsidP="00ED6D30">
            <w:pPr>
              <w:rPr>
                <w:rStyle w:val="SubtleEmphasis"/>
                <w:i w:val="0"/>
                <w:iCs w:val="0"/>
                <w:color w:val="auto"/>
              </w:rPr>
            </w:pPr>
            <w:r>
              <w:rPr>
                <w:rStyle w:val="SubtleEmphasis"/>
                <w:i w:val="0"/>
                <w:iCs w:val="0"/>
                <w:color w:val="auto"/>
              </w:rPr>
              <w:t>skip</w:t>
            </w:r>
            <w:r w:rsidR="00B727A2">
              <w:rPr>
                <w:rStyle w:val="SubtleEmphasis"/>
                <w:i w:val="0"/>
                <w:iCs w:val="0"/>
                <w:color w:val="auto"/>
              </w:rPr>
              <w:t>s</w:t>
            </w:r>
            <w:r>
              <w:rPr>
                <w:rStyle w:val="SubtleEmphasis"/>
                <w:i w:val="0"/>
                <w:iCs w:val="0"/>
                <w:color w:val="auto"/>
              </w:rPr>
              <w:t>/skip</w:t>
            </w:r>
          </w:p>
        </w:tc>
      </w:tr>
      <w:tr w:rsidR="00B23639" w14:paraId="0985180F" w14:textId="77777777" w:rsidTr="00E062E3">
        <w:tc>
          <w:tcPr>
            <w:tcW w:w="2135" w:type="dxa"/>
            <w:vMerge/>
          </w:tcPr>
          <w:p w14:paraId="41560F2E" w14:textId="77777777" w:rsidR="00B23639" w:rsidRPr="003E364C" w:rsidRDefault="00B23639" w:rsidP="00ED6D30">
            <w:pPr>
              <w:rPr>
                <w:rStyle w:val="SubtleEmphasis"/>
                <w:i w:val="0"/>
                <w:iCs w:val="0"/>
                <w:color w:val="auto"/>
              </w:rPr>
            </w:pPr>
          </w:p>
        </w:tc>
        <w:tc>
          <w:tcPr>
            <w:tcW w:w="4239" w:type="dxa"/>
          </w:tcPr>
          <w:p w14:paraId="1D911E98" w14:textId="77777777" w:rsidR="00B23639" w:rsidRDefault="00B23639" w:rsidP="00ED6D30">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6156131E" w:rsidR="00B23639" w:rsidRDefault="008C4EDF" w:rsidP="00ED6D30">
            <w:pPr>
              <w:rPr>
                <w:rStyle w:val="SubtleEmphasis"/>
                <w:i w:val="0"/>
                <w:iCs w:val="0"/>
                <w:color w:val="auto"/>
              </w:rPr>
            </w:pPr>
            <w:r>
              <w:rPr>
                <w:rStyle w:val="SubtleEmphasis"/>
                <w:i w:val="0"/>
                <w:iCs w:val="0"/>
                <w:color w:val="auto"/>
              </w:rPr>
              <w:t>3</w:t>
            </w:r>
            <w:r w:rsidR="00CC74AD">
              <w:rPr>
                <w:rStyle w:val="SubtleEmphasis"/>
                <w:i w:val="0"/>
                <w:iCs w:val="0"/>
                <w:color w:val="auto"/>
              </w:rPr>
              <w:t xml:space="preserve"> </w:t>
            </w:r>
          </w:p>
        </w:tc>
        <w:tc>
          <w:tcPr>
            <w:tcW w:w="1695" w:type="dxa"/>
          </w:tcPr>
          <w:p w14:paraId="7C05E73D" w14:textId="77777777" w:rsidR="00B23639" w:rsidRDefault="00B23639" w:rsidP="00ED6D30">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D6D30">
            <w:pPr>
              <w:rPr>
                <w:rStyle w:val="SubtleEmphasis"/>
                <w:i w:val="0"/>
                <w:iCs w:val="0"/>
                <w:color w:val="auto"/>
              </w:rPr>
            </w:pPr>
          </w:p>
        </w:tc>
        <w:tc>
          <w:tcPr>
            <w:tcW w:w="4239" w:type="dxa"/>
          </w:tcPr>
          <w:p w14:paraId="4AF32115" w14:textId="77777777" w:rsidR="00B23639" w:rsidRDefault="00B23639" w:rsidP="00ED6D30">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D6D30">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D6D30">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D6D30">
            <w:pPr>
              <w:rPr>
                <w:rStyle w:val="SubtleEmphasis"/>
                <w:i w:val="0"/>
                <w:iCs w:val="0"/>
                <w:color w:val="auto"/>
              </w:rPr>
            </w:pPr>
          </w:p>
        </w:tc>
        <w:tc>
          <w:tcPr>
            <w:tcW w:w="4239" w:type="dxa"/>
          </w:tcPr>
          <w:p w14:paraId="43473E45" w14:textId="77777777" w:rsidR="00B23639" w:rsidRDefault="00B23639" w:rsidP="00ED6D30">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5F38C6DA" w:rsidR="00B23639" w:rsidRDefault="0030230A" w:rsidP="00ED6D30">
            <w:pPr>
              <w:rPr>
                <w:rStyle w:val="SubtleEmphasis"/>
                <w:i w:val="0"/>
                <w:iCs w:val="0"/>
                <w:color w:val="auto"/>
              </w:rPr>
            </w:pPr>
            <w:r>
              <w:rPr>
                <w:rStyle w:val="SubtleEmphasis"/>
                <w:i w:val="0"/>
                <w:iCs w:val="0"/>
                <w:color w:val="auto"/>
              </w:rPr>
              <w:t>1</w:t>
            </w:r>
          </w:p>
        </w:tc>
        <w:tc>
          <w:tcPr>
            <w:tcW w:w="1695" w:type="dxa"/>
          </w:tcPr>
          <w:p w14:paraId="10EA9A09" w14:textId="6926D252" w:rsidR="00B23639" w:rsidRDefault="004978BE" w:rsidP="00ED6D30">
            <w:pPr>
              <w:rPr>
                <w:rStyle w:val="SubtleEmphasis"/>
                <w:i w:val="0"/>
                <w:iCs w:val="0"/>
                <w:color w:val="auto"/>
              </w:rPr>
            </w:pPr>
            <w:r>
              <w:rPr>
                <w:rStyle w:val="SubtleEmphasis"/>
                <w:i w:val="0"/>
                <w:iCs w:val="0"/>
                <w:color w:val="auto"/>
              </w:rPr>
              <w:t>-</w:t>
            </w:r>
          </w:p>
        </w:tc>
      </w:tr>
      <w:tr w:rsidR="00B23639" w14:paraId="092EE700" w14:textId="77777777" w:rsidTr="00E062E3">
        <w:tc>
          <w:tcPr>
            <w:tcW w:w="2135" w:type="dxa"/>
            <w:vMerge w:val="restart"/>
            <w:vAlign w:val="center"/>
          </w:tcPr>
          <w:p w14:paraId="67275499" w14:textId="77777777" w:rsidR="00B23639" w:rsidRPr="003E364C" w:rsidRDefault="00B23639" w:rsidP="00ED6D30">
            <w:pPr>
              <w:rPr>
                <w:rStyle w:val="SubtleEmphasis"/>
                <w:i w:val="0"/>
                <w:iCs w:val="0"/>
                <w:color w:val="auto"/>
              </w:rPr>
            </w:pPr>
            <w:r>
              <w:rPr>
                <w:rStyle w:val="SubtleEmphasis"/>
                <w:i w:val="0"/>
                <w:iCs w:val="0"/>
                <w:color w:val="auto"/>
              </w:rPr>
              <w:t>Optimization problem parameters</w:t>
            </w:r>
          </w:p>
        </w:tc>
        <w:tc>
          <w:tcPr>
            <w:tcW w:w="4239" w:type="dxa"/>
          </w:tcPr>
          <w:p w14:paraId="6AE56FC2" w14:textId="77777777" w:rsidR="00B23639" w:rsidRDefault="00B23639" w:rsidP="00ED6D30">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2BACF6A3" w:rsidR="00B23639" w:rsidRDefault="008C3691" w:rsidP="00ED6D30">
            <w:pPr>
              <w:rPr>
                <w:rStyle w:val="SubtleEmphasis"/>
                <w:i w:val="0"/>
                <w:iCs w:val="0"/>
                <w:color w:val="auto"/>
              </w:rPr>
            </w:pPr>
            <w:r>
              <w:rPr>
                <w:rStyle w:val="SubtleEmphasis"/>
                <w:i w:val="0"/>
                <w:iCs w:val="0"/>
                <w:color w:val="auto"/>
              </w:rPr>
              <w:t>5</w:t>
            </w:r>
            <w:r w:rsidR="00D717EA">
              <w:rPr>
                <w:rStyle w:val="SubtleEmphasis"/>
                <w:i w:val="0"/>
                <w:iCs w:val="0"/>
                <w:color w:val="auto"/>
              </w:rPr>
              <w:t>400</w:t>
            </w:r>
            <w:r w:rsidR="00CC74AD">
              <w:rPr>
                <w:rStyle w:val="FootnoteReference"/>
              </w:rPr>
              <w:footnoteReference w:id="3"/>
            </w:r>
          </w:p>
        </w:tc>
        <w:tc>
          <w:tcPr>
            <w:tcW w:w="1695" w:type="dxa"/>
          </w:tcPr>
          <w:p w14:paraId="59861DB7" w14:textId="519F0BF8" w:rsidR="00B23639" w:rsidRDefault="002877E1" w:rsidP="00ED6D30">
            <w:pPr>
              <w:rPr>
                <w:rStyle w:val="SubtleEmphasis"/>
                <w:i w:val="0"/>
                <w:iCs w:val="0"/>
                <w:color w:val="auto"/>
              </w:rPr>
            </w:pPr>
            <w:r>
              <w:rPr>
                <w:rStyle w:val="SubtleEmphasis"/>
                <w:i w:val="0"/>
                <w:iCs w:val="0"/>
                <w:color w:val="auto"/>
              </w:rPr>
              <w:t>MWK</w:t>
            </w:r>
          </w:p>
        </w:tc>
      </w:tr>
      <w:tr w:rsidR="00B23639" w14:paraId="57E8C95B" w14:textId="77777777" w:rsidTr="00E062E3">
        <w:tc>
          <w:tcPr>
            <w:tcW w:w="2135" w:type="dxa"/>
            <w:vMerge/>
            <w:vAlign w:val="center"/>
          </w:tcPr>
          <w:p w14:paraId="6760A598" w14:textId="77777777" w:rsidR="00B23639" w:rsidRDefault="00B23639" w:rsidP="00ED6D30">
            <w:pPr>
              <w:rPr>
                <w:rStyle w:val="SubtleEmphasis"/>
                <w:i w:val="0"/>
                <w:iCs w:val="0"/>
                <w:color w:val="auto"/>
              </w:rPr>
            </w:pPr>
          </w:p>
        </w:tc>
        <w:tc>
          <w:tcPr>
            <w:tcW w:w="4239" w:type="dxa"/>
          </w:tcPr>
          <w:p w14:paraId="01BD93B6" w14:textId="77777777" w:rsidR="00B23639" w:rsidRDefault="00B23639" w:rsidP="00ED6D30">
            <w:pPr>
              <w:rPr>
                <w:rStyle w:val="SubtleEmphasis"/>
                <w:i w:val="0"/>
                <w:iCs w:val="0"/>
                <w:color w:val="auto"/>
              </w:rPr>
            </w:pPr>
            <w:r>
              <w:rPr>
                <w:rStyle w:val="SubtleEmphasis"/>
                <w:i w:val="0"/>
                <w:iCs w:val="0"/>
                <w:color w:val="auto"/>
              </w:rPr>
              <w:t>Cost of travel</w:t>
            </w:r>
          </w:p>
        </w:tc>
        <w:tc>
          <w:tcPr>
            <w:tcW w:w="947" w:type="dxa"/>
          </w:tcPr>
          <w:p w14:paraId="60D85846" w14:textId="588DD491" w:rsidR="00B23639" w:rsidRDefault="002877E1" w:rsidP="00ED6D30">
            <w:pPr>
              <w:rPr>
                <w:rStyle w:val="SubtleEmphasis"/>
                <w:i w:val="0"/>
                <w:iCs w:val="0"/>
                <w:color w:val="auto"/>
              </w:rPr>
            </w:pPr>
            <w:r>
              <w:rPr>
                <w:rStyle w:val="SubtleEmphasis"/>
                <w:i w:val="0"/>
                <w:iCs w:val="0"/>
                <w:color w:val="auto"/>
              </w:rPr>
              <w:t>384</w:t>
            </w:r>
            <w:r w:rsidR="00CC74AD">
              <w:rPr>
                <w:rStyle w:val="FootnoteReference"/>
              </w:rPr>
              <w:footnoteReference w:id="4"/>
            </w:r>
          </w:p>
        </w:tc>
        <w:tc>
          <w:tcPr>
            <w:tcW w:w="1695" w:type="dxa"/>
          </w:tcPr>
          <w:p w14:paraId="66BF673F" w14:textId="2B5B5B5A" w:rsidR="00B23639" w:rsidRDefault="002877E1" w:rsidP="00ED6D30">
            <w:pPr>
              <w:rPr>
                <w:rStyle w:val="SubtleEmphasis"/>
                <w:i w:val="0"/>
                <w:iCs w:val="0"/>
                <w:color w:val="auto"/>
              </w:rPr>
            </w:pPr>
            <w:r>
              <w:rPr>
                <w:rStyle w:val="SubtleEmphasis"/>
                <w:i w:val="0"/>
                <w:iCs w:val="0"/>
                <w:color w:val="auto"/>
              </w:rPr>
              <w:t>MWK</w:t>
            </w:r>
            <w:r w:rsidR="00B23639">
              <w:rPr>
                <w:rStyle w:val="SubtleEmphasis"/>
                <w:i w:val="0"/>
                <w:iCs w:val="0"/>
                <w:color w:val="auto"/>
              </w:rPr>
              <w:t>/km</w:t>
            </w:r>
          </w:p>
        </w:tc>
      </w:tr>
      <w:tr w:rsidR="00B23639" w14:paraId="7C5543AF" w14:textId="77777777" w:rsidTr="00E062E3">
        <w:tc>
          <w:tcPr>
            <w:tcW w:w="2135" w:type="dxa"/>
            <w:vMerge/>
            <w:vAlign w:val="center"/>
          </w:tcPr>
          <w:p w14:paraId="1881905D" w14:textId="77777777" w:rsidR="00B23639" w:rsidRDefault="00B23639" w:rsidP="00ED6D30">
            <w:pPr>
              <w:rPr>
                <w:rStyle w:val="SubtleEmphasis"/>
                <w:i w:val="0"/>
                <w:iCs w:val="0"/>
                <w:color w:val="auto"/>
              </w:rPr>
            </w:pPr>
          </w:p>
        </w:tc>
        <w:tc>
          <w:tcPr>
            <w:tcW w:w="4239" w:type="dxa"/>
          </w:tcPr>
          <w:p w14:paraId="3D8BED44" w14:textId="77777777" w:rsidR="00B23639" w:rsidRDefault="00B23639" w:rsidP="00ED6D30">
            <w:pPr>
              <w:rPr>
                <w:rStyle w:val="SubtleEmphasis"/>
                <w:i w:val="0"/>
                <w:iCs w:val="0"/>
                <w:color w:val="auto"/>
              </w:rPr>
            </w:pPr>
            <w:r>
              <w:rPr>
                <w:rStyle w:val="SubtleEmphasis"/>
                <w:i w:val="0"/>
                <w:iCs w:val="0"/>
                <w:color w:val="auto"/>
              </w:rPr>
              <w:t>Maximum number of additional skip</w:t>
            </w:r>
          </w:p>
        </w:tc>
        <w:tc>
          <w:tcPr>
            <w:tcW w:w="947" w:type="dxa"/>
          </w:tcPr>
          <w:p w14:paraId="3C1A2D5C" w14:textId="4850F4FE" w:rsidR="00B23639" w:rsidRDefault="00CC74AD" w:rsidP="00ED6D30">
            <w:pPr>
              <w:rPr>
                <w:rStyle w:val="SubtleEmphasis"/>
                <w:i w:val="0"/>
                <w:iCs w:val="0"/>
                <w:color w:val="auto"/>
              </w:rPr>
            </w:pPr>
            <w:r>
              <w:rPr>
                <w:rStyle w:val="SubtleEmphasis"/>
                <w:i w:val="0"/>
                <w:iCs w:val="0"/>
                <w:color w:val="auto"/>
              </w:rPr>
              <w:t>0</w:t>
            </w:r>
          </w:p>
        </w:tc>
        <w:tc>
          <w:tcPr>
            <w:tcW w:w="1695" w:type="dxa"/>
          </w:tcPr>
          <w:p w14:paraId="534AEC3A" w14:textId="77777777" w:rsidR="00B23639" w:rsidRDefault="00B23639" w:rsidP="00ED6D30">
            <w:pPr>
              <w:rPr>
                <w:rStyle w:val="SubtleEmphasis"/>
                <w:i w:val="0"/>
                <w:iCs w:val="0"/>
                <w:color w:val="auto"/>
              </w:rPr>
            </w:pPr>
            <w:r>
              <w:rPr>
                <w:rStyle w:val="SubtleEmphasis"/>
                <w:i w:val="0"/>
                <w:iCs w:val="0"/>
                <w:color w:val="auto"/>
              </w:rPr>
              <w:t>skips</w:t>
            </w:r>
          </w:p>
        </w:tc>
      </w:tr>
      <w:tr w:rsidR="00CA5012" w14:paraId="7A4C4C2A" w14:textId="77777777" w:rsidTr="00E062E3">
        <w:tc>
          <w:tcPr>
            <w:tcW w:w="2135" w:type="dxa"/>
            <w:vMerge/>
            <w:vAlign w:val="center"/>
          </w:tcPr>
          <w:p w14:paraId="2D9C1B7B" w14:textId="77777777" w:rsidR="00CA5012" w:rsidRDefault="00CA5012" w:rsidP="00ED6D30">
            <w:pPr>
              <w:rPr>
                <w:rStyle w:val="SubtleEmphasis"/>
                <w:i w:val="0"/>
                <w:iCs w:val="0"/>
                <w:color w:val="auto"/>
              </w:rPr>
            </w:pPr>
          </w:p>
        </w:tc>
        <w:tc>
          <w:tcPr>
            <w:tcW w:w="4239" w:type="dxa"/>
          </w:tcPr>
          <w:p w14:paraId="58D71B91" w14:textId="27C9257D" w:rsidR="00CA5012" w:rsidRDefault="00CA5012" w:rsidP="00ED6D30">
            <w:pPr>
              <w:rPr>
                <w:rStyle w:val="SubtleEmphasis"/>
                <w:i w:val="0"/>
                <w:iCs w:val="0"/>
                <w:color w:val="auto"/>
              </w:rPr>
            </w:pPr>
            <w:r>
              <w:rPr>
                <w:rStyle w:val="SubtleEmphasis"/>
                <w:i w:val="0"/>
                <w:iCs w:val="0"/>
                <w:color w:val="auto"/>
              </w:rPr>
              <w:t>Maximum number of vehicles</w:t>
            </w:r>
          </w:p>
        </w:tc>
        <w:tc>
          <w:tcPr>
            <w:tcW w:w="947" w:type="dxa"/>
          </w:tcPr>
          <w:p w14:paraId="4F497A5E" w14:textId="54294304" w:rsidR="00CA5012" w:rsidRDefault="00CA5012" w:rsidP="00ED6D30">
            <w:pPr>
              <w:rPr>
                <w:rStyle w:val="SubtleEmphasis"/>
                <w:i w:val="0"/>
                <w:iCs w:val="0"/>
                <w:color w:val="auto"/>
              </w:rPr>
            </w:pPr>
            <w:r>
              <w:rPr>
                <w:rStyle w:val="SubtleEmphasis"/>
                <w:i w:val="0"/>
                <w:iCs w:val="0"/>
                <w:color w:val="auto"/>
              </w:rPr>
              <w:t>2</w:t>
            </w:r>
            <w:r>
              <w:rPr>
                <w:rStyle w:val="FootnoteReference"/>
              </w:rPr>
              <w:footnoteReference w:id="5"/>
            </w:r>
          </w:p>
        </w:tc>
        <w:tc>
          <w:tcPr>
            <w:tcW w:w="1695" w:type="dxa"/>
          </w:tcPr>
          <w:p w14:paraId="50E8492E" w14:textId="6B5F1567" w:rsidR="00CA5012" w:rsidRDefault="00CA5012" w:rsidP="00ED6D30">
            <w:pPr>
              <w:rPr>
                <w:rStyle w:val="SubtleEmphasis"/>
                <w:i w:val="0"/>
                <w:iCs w:val="0"/>
                <w:color w:val="auto"/>
              </w:rPr>
            </w:pPr>
            <w:r>
              <w:rPr>
                <w:rStyle w:val="SubtleEmphasis"/>
                <w:i w:val="0"/>
                <w:iCs w:val="0"/>
                <w:color w:val="auto"/>
              </w:rPr>
              <w:t>trucks</w:t>
            </w:r>
          </w:p>
        </w:tc>
      </w:tr>
      <w:tr w:rsidR="00B23639" w14:paraId="3C2533D4" w14:textId="77777777" w:rsidTr="00E062E3">
        <w:tc>
          <w:tcPr>
            <w:tcW w:w="2135" w:type="dxa"/>
            <w:vMerge/>
            <w:vAlign w:val="center"/>
          </w:tcPr>
          <w:p w14:paraId="6E128FE0" w14:textId="77777777" w:rsidR="00B23639" w:rsidRDefault="00B23639" w:rsidP="00ED6D30">
            <w:pPr>
              <w:rPr>
                <w:rStyle w:val="SubtleEmphasis"/>
                <w:i w:val="0"/>
                <w:iCs w:val="0"/>
                <w:color w:val="auto"/>
              </w:rPr>
            </w:pPr>
          </w:p>
        </w:tc>
        <w:tc>
          <w:tcPr>
            <w:tcW w:w="4239" w:type="dxa"/>
          </w:tcPr>
          <w:p w14:paraId="59267597" w14:textId="77777777" w:rsidR="00B23639" w:rsidRDefault="00B23639" w:rsidP="00ED6D30">
            <w:pPr>
              <w:rPr>
                <w:rStyle w:val="SubtleEmphasis"/>
                <w:i w:val="0"/>
                <w:iCs w:val="0"/>
                <w:color w:val="auto"/>
              </w:rPr>
            </w:pPr>
            <w:r>
              <w:rPr>
                <w:rStyle w:val="SubtleEmphasis"/>
                <w:i w:val="0"/>
                <w:iCs w:val="0"/>
                <w:color w:val="auto"/>
              </w:rPr>
              <w:t>Maximum travel time per period</w:t>
            </w:r>
          </w:p>
        </w:tc>
        <w:tc>
          <w:tcPr>
            <w:tcW w:w="947" w:type="dxa"/>
          </w:tcPr>
          <w:p w14:paraId="337A0D61" w14:textId="5E976DC1" w:rsidR="00B23639" w:rsidRDefault="00B23639" w:rsidP="00ED6D30">
            <w:pPr>
              <w:rPr>
                <w:rStyle w:val="SubtleEmphasis"/>
                <w:i w:val="0"/>
                <w:iCs w:val="0"/>
                <w:color w:val="auto"/>
              </w:rPr>
            </w:pPr>
            <w:r>
              <w:rPr>
                <w:rStyle w:val="SubtleEmphasis"/>
                <w:i w:val="0"/>
                <w:iCs w:val="0"/>
                <w:color w:val="auto"/>
              </w:rPr>
              <w:t>4</w:t>
            </w:r>
            <w:r w:rsidR="00FD0214">
              <w:rPr>
                <w:rStyle w:val="FootnoteReference"/>
              </w:rPr>
              <w:footnoteReference w:id="6"/>
            </w:r>
          </w:p>
        </w:tc>
        <w:tc>
          <w:tcPr>
            <w:tcW w:w="1695" w:type="dxa"/>
          </w:tcPr>
          <w:p w14:paraId="6C600ED0" w14:textId="77777777" w:rsidR="00B23639" w:rsidRDefault="00B23639" w:rsidP="00ED6D30">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B3D62BD" w:rsidR="00B23639" w:rsidRDefault="00B23639" w:rsidP="00ED6D30">
            <w:pPr>
              <w:rPr>
                <w:rStyle w:val="SubtleEmphasis"/>
                <w:i w:val="0"/>
                <w:iCs w:val="0"/>
                <w:color w:val="auto"/>
              </w:rPr>
            </w:pPr>
            <w:r>
              <w:rPr>
                <w:rStyle w:val="SubtleEmphasis"/>
                <w:i w:val="0"/>
                <w:iCs w:val="0"/>
                <w:color w:val="auto"/>
              </w:rPr>
              <w:t>Optimizer parameter</w:t>
            </w:r>
          </w:p>
        </w:tc>
        <w:tc>
          <w:tcPr>
            <w:tcW w:w="4239" w:type="dxa"/>
          </w:tcPr>
          <w:p w14:paraId="56B8D3F9" w14:textId="3BFF95B2" w:rsidR="00B23639" w:rsidRDefault="009F12CB" w:rsidP="00ED6D30">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6E76CE4A" w:rsidR="00B23639" w:rsidRDefault="00B705CE" w:rsidP="00ED6D30">
            <w:pPr>
              <w:rPr>
                <w:rStyle w:val="SubtleEmphasis"/>
                <w:i w:val="0"/>
                <w:iCs w:val="0"/>
                <w:color w:val="auto"/>
              </w:rPr>
            </w:pPr>
            <w:r>
              <w:rPr>
                <w:rStyle w:val="SubtleEmphasis"/>
                <w:i w:val="0"/>
                <w:iCs w:val="0"/>
                <w:color w:val="auto"/>
              </w:rPr>
              <w:t>1</w:t>
            </w:r>
          </w:p>
        </w:tc>
        <w:tc>
          <w:tcPr>
            <w:tcW w:w="1695" w:type="dxa"/>
          </w:tcPr>
          <w:p w14:paraId="6524B148" w14:textId="77777777" w:rsidR="00B23639" w:rsidRDefault="00B23639" w:rsidP="00ED6D30">
            <w:pPr>
              <w:rPr>
                <w:rStyle w:val="SubtleEmphasis"/>
                <w:i w:val="0"/>
                <w:iCs w:val="0"/>
                <w:color w:val="auto"/>
              </w:rPr>
            </w:pPr>
            <w:r>
              <w:rPr>
                <w:rStyle w:val="SubtleEmphasis"/>
                <w:i w:val="0"/>
                <w:iCs w:val="0"/>
                <w:color w:val="auto"/>
              </w:rPr>
              <w:t>%</w:t>
            </w:r>
          </w:p>
        </w:tc>
      </w:tr>
    </w:tbl>
    <w:p w14:paraId="68E1846C" w14:textId="25703712" w:rsidR="00B23639" w:rsidRDefault="00DA61B9" w:rsidP="00ED6D30">
      <w:ins w:id="71" w:author="Tilley  Elizabeth" w:date="2023-01-05T17:45:00Z">
        <w:r>
          <w:t>*</w:t>
        </w:r>
        <w:r w:rsidRPr="00DA61B9">
          <w:rPr>
            <w:rStyle w:val="SubtleEmphasis"/>
            <w:i w:val="0"/>
            <w:iCs w:val="0"/>
            <w:color w:val="auto"/>
          </w:rPr>
          <w:t xml:space="preserve"> </w:t>
        </w:r>
        <w:r>
          <w:rPr>
            <w:rStyle w:val="SubtleEmphasis"/>
            <w:i w:val="0"/>
            <w:iCs w:val="0"/>
            <w:color w:val="auto"/>
          </w:rPr>
          <w:t>An under-usage threshold of 0.6 means that if the maximum fullness of a skip plus its smallest filling rate is smaller than 0.6, the scenario is not considered.</w:t>
        </w:r>
      </w:ins>
    </w:p>
    <w:p w14:paraId="51A46E44" w14:textId="62A25447" w:rsidR="00B00758" w:rsidRDefault="00662086" w:rsidP="001B5479">
      <w:pPr>
        <w:pStyle w:val="Heading3"/>
      </w:pPr>
      <w:bookmarkStart w:id="72" w:name="_Ref120037425"/>
      <w:bookmarkStart w:id="73" w:name="_Toc121522855"/>
      <w:r>
        <w:t>Pre-processing, s</w:t>
      </w:r>
      <w:r w:rsidR="00B00758">
        <w:t>cenario creation and selection</w:t>
      </w:r>
      <w:bookmarkEnd w:id="72"/>
      <w:bookmarkEnd w:id="73"/>
    </w:p>
    <w:p w14:paraId="23990C95" w14:textId="241F1B08" w:rsidR="00E32FE4" w:rsidRPr="00E32FE4" w:rsidRDefault="00E32FE4" w:rsidP="00ED6D30">
      <w:del w:id="74" w:author="Tilley  Elizabeth" w:date="2023-01-05T17:41:00Z">
        <w:r w:rsidDel="00DA61B9">
          <w:delText>A number of</w:delText>
        </w:r>
      </w:del>
      <w:ins w:id="75" w:author="Tilley  Elizabeth" w:date="2023-01-05T17:41:00Z">
        <w:r w:rsidR="00DA61B9">
          <w:t>Several</w:t>
        </w:r>
      </w:ins>
      <w:r>
        <w:t xml:space="preserve"> computations are done before the optimization, which reduces the number of constraints and variables, which in turn reduces the computation time. </w:t>
      </w:r>
    </w:p>
    <w:p w14:paraId="03244A13" w14:textId="4C0D06DE" w:rsidR="00776FC9" w:rsidRDefault="00DC7230" w:rsidP="00ED6D30">
      <w:r>
        <w:lastRenderedPageBreak/>
        <w:t xml:space="preserve">Because of possible variations of filling rates during the week, the filling rates have a </w:t>
      </w:r>
      <w:r w:rsidR="00CA63A5">
        <w:t xml:space="preserve">vector </w:t>
      </w:r>
      <w:r>
        <w:t>length of 14</w:t>
      </w:r>
      <w:r w:rsidR="00834086">
        <w:t xml:space="preserve">, which is the number of periods. For now, they are set as constant throughout these periods, as described in </w:t>
      </w:r>
      <w:commentRangeStart w:id="76"/>
      <w:r w:rsidR="00834086">
        <w:fldChar w:fldCharType="begin"/>
      </w:r>
      <w:r w:rsidR="00834086">
        <w:instrText xml:space="preserve"> REF _Ref120109325 \r \h </w:instrText>
      </w:r>
      <w:r w:rsidR="00834086">
        <w:fldChar w:fldCharType="separate"/>
      </w:r>
      <w:r w:rsidR="001B1A4B">
        <w:rPr>
          <w:b/>
          <w:bCs/>
          <w:lang w:val="en-US"/>
        </w:rPr>
        <w:t>Error! Reference source not found.</w:t>
      </w:r>
      <w:r w:rsidR="00834086">
        <w:fldChar w:fldCharType="end"/>
      </w:r>
      <w:r w:rsidR="00834086">
        <w:t>.</w:t>
      </w:r>
      <w:commentRangeEnd w:id="76"/>
      <w:r w:rsidR="00DA61B9">
        <w:rPr>
          <w:rStyle w:val="CommentReference"/>
        </w:rPr>
        <w:commentReference w:id="76"/>
      </w:r>
    </w:p>
    <w:p w14:paraId="68FA4F65" w14:textId="6AAF27AA" w:rsidR="00C339AC" w:rsidRDefault="003C5777" w:rsidP="00ED6D30">
      <w:del w:id="77" w:author="Tilley  Elizabeth" w:date="2023-01-05T17:41:00Z">
        <w:r w:rsidDel="00DA61B9">
          <w:delText>A number of</w:delText>
        </w:r>
      </w:del>
      <w:ins w:id="78" w:author="Tilley  Elizabeth" w:date="2023-01-05T17:41:00Z">
        <w:r w:rsidR="00DA61B9">
          <w:t>Several</w:t>
        </w:r>
      </w:ins>
      <w:r>
        <w:t xml:space="preserve"> possible skips schedules are generated. These are referred to as scenarios. For each period of the week, the scenario vector is assigned either a 1 or a 0. A 1 indicates the skip is serviced in that period. </w:t>
      </w:r>
      <w:r w:rsidR="007117B9">
        <w:rPr>
          <w:i/>
          <w:iCs/>
        </w:rPr>
        <w:t>Intra</w:t>
      </w:r>
      <w:r w:rsidR="004C4A90" w:rsidRPr="00F21377">
        <w:rPr>
          <w:i/>
          <w:iCs/>
        </w:rPr>
        <w:t xml:space="preserve">-weekly (once a week up to 6 times a week) </w:t>
      </w:r>
      <w:r w:rsidR="004C4A90" w:rsidRPr="00662086">
        <w:t>and</w:t>
      </w:r>
      <w:r w:rsidR="004C4A90" w:rsidRPr="00F21377">
        <w:rPr>
          <w:i/>
          <w:iCs/>
        </w:rPr>
        <w:t xml:space="preserve"> extra-weekly (once every two, three and four weeks)</w:t>
      </w:r>
      <w:r w:rsidR="007117B9">
        <w:t xml:space="preserve"> scenarios are generated, with</w:t>
      </w:r>
      <w:r w:rsidR="004C4A90">
        <w:t xml:space="preserve"> a combination of morning and afternoon collections. </w:t>
      </w:r>
      <w:r w:rsidR="004C4A90" w:rsidRPr="00F21377">
        <w:rPr>
          <w:i/>
          <w:iCs/>
        </w:rPr>
        <w:t>The difference between the smallest and longest gap between collections may not be larger than 1 day</w:t>
      </w:r>
      <w:r w:rsidR="00CF0851">
        <w:rPr>
          <w:i/>
          <w:iCs/>
        </w:rPr>
        <w:t xml:space="preserve"> (or 2 periods)</w:t>
      </w:r>
      <w:r w:rsidR="004C4A90" w:rsidRPr="00F21377">
        <w:rPr>
          <w:i/>
          <w:iCs/>
        </w:rPr>
        <w:t>, which constrains the collection scenarios to be regular</w:t>
      </w:r>
      <w:r w:rsidR="0012509B">
        <w:t xml:space="preserve"> (</w:t>
      </w:r>
      <w:r w:rsidR="00CF0851">
        <w:t>e.g.</w:t>
      </w:r>
      <w:r w:rsidR="0012509B">
        <w:t xml:space="preserve"> for a </w:t>
      </w:r>
      <w:commentRangeStart w:id="79"/>
      <w:r w:rsidR="0012509B">
        <w:t>4 period scenario, [1 0 1 0 1] is possible while [1 1 1 0 0] is considered too irregular</w:t>
      </w:r>
      <w:commentRangeEnd w:id="79"/>
      <w:r w:rsidR="00DA61B9">
        <w:rPr>
          <w:rStyle w:val="CommentReference"/>
        </w:rPr>
        <w:commentReference w:id="79"/>
      </w:r>
      <w:r w:rsidR="0012509B">
        <w:t>)</w:t>
      </w:r>
      <w:r w:rsidR="004C4A90">
        <w:t xml:space="preserve">. </w:t>
      </w:r>
      <w:r w:rsidR="00463EE7">
        <w:t xml:space="preserve">No scenario can have a collection on the two periods corresponding to Sunday. </w:t>
      </w:r>
      <w:r w:rsidR="004C4A90">
        <w:t xml:space="preserve">The </w:t>
      </w:r>
      <w:r w:rsidR="004C4A90" w:rsidRPr="00F21377">
        <w:rPr>
          <w:i/>
          <w:iCs/>
        </w:rPr>
        <w:t>extra-weekly scenarios</w:t>
      </w:r>
      <w:r w:rsidR="004C4A90">
        <w:t xml:space="preserve"> are assigned a cost </w:t>
      </w:r>
      <w:r w:rsidR="00CA63A5">
        <w:t>coefficient</w:t>
      </w:r>
      <w:r w:rsidR="004C4A90">
        <w:t>, which, in the</w:t>
      </w:r>
      <w:r w:rsidR="00CC74AD">
        <w:t xml:space="preserve"> </w:t>
      </w:r>
      <w:r w:rsidR="004C4A90">
        <w:t xml:space="preserve">objective function, is multiplied by the collection costs of </w:t>
      </w:r>
      <w:ins w:id="80" w:author="Tilley  Elizabeth" w:date="2023-01-05T17:42:00Z">
        <w:r w:rsidR="00DA61B9">
          <w:t>the</w:t>
        </w:r>
      </w:ins>
      <w:del w:id="81" w:author="Tilley  Elizabeth" w:date="2023-01-05T17:42:00Z">
        <w:r w:rsidR="004C4A90" w:rsidDel="00DA61B9">
          <w:delText>a</w:delText>
        </w:r>
      </w:del>
      <w:r w:rsidR="004C4A90">
        <w:t xml:space="preserve"> skip it is assigned to</w:t>
      </w:r>
      <w:del w:id="82" w:author="Tilley  Elizabeth" w:date="2023-01-05T17:43:00Z">
        <w:r w:rsidR="004C4A90" w:rsidDel="00DA61B9">
          <w:delText>,</w:delText>
        </w:r>
      </w:del>
      <w:r w:rsidR="004C4A90">
        <w:t xml:space="preserve">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5B300DE2" w:rsidR="007F5C60" w:rsidRDefault="00E32FE4" w:rsidP="00ED6D30">
      <w:r>
        <w:t xml:space="preserve">Next, each skip is assigned </w:t>
      </w:r>
      <w:r w:rsidR="0012509B">
        <w:t>its</w:t>
      </w:r>
      <w:r>
        <w:t xml:space="preserve"> </w:t>
      </w:r>
      <w:r w:rsidR="0012509B" w:rsidRPr="00F21377">
        <w:rPr>
          <w:i/>
          <w:iCs/>
        </w:rPr>
        <w:t>feasible</w:t>
      </w:r>
      <w:r w:rsidRPr="00F21377">
        <w:rPr>
          <w:i/>
          <w:iCs/>
        </w:rPr>
        <w:t xml:space="preserve"> scenarios</w:t>
      </w:r>
      <w:r>
        <w:t xml:space="preserve">. The </w:t>
      </w:r>
      <w:commentRangeStart w:id="83"/>
      <w:r>
        <w:t xml:space="preserve">filling rates </w:t>
      </w:r>
      <w:commentRangeEnd w:id="83"/>
      <w:r w:rsidR="00DA61B9">
        <w:rPr>
          <w:rStyle w:val="CommentReference"/>
        </w:rPr>
        <w:commentReference w:id="83"/>
      </w:r>
      <w:r>
        <w:t>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t xml:space="preserve">emptied when it is below </w:t>
      </w:r>
      <w:r w:rsidR="00F21377">
        <w:t>the under-usage threshold</w:t>
      </w:r>
      <w:r w:rsidR="00C6617B">
        <w:t>), are not considered</w:t>
      </w:r>
      <w:r w:rsidR="00CC7DDE">
        <w:t>,</w:t>
      </w:r>
      <w:r w:rsidR="00C6617B">
        <w:t xml:space="preserve"> to reduce the number of possible scenarios and therefore the size of the pro</w:t>
      </w:r>
      <w:r w:rsidR="00090EA2">
        <w:t>blem.</w:t>
      </w:r>
      <w:r w:rsidR="00271A41">
        <w:t xml:space="preserve"> The parameter controlling this is the “</w:t>
      </w:r>
      <w:r w:rsidR="00271A41">
        <w:rPr>
          <w:rStyle w:val="SubtleEmphasis"/>
          <w:i w:val="0"/>
          <w:iCs w:val="0"/>
          <w:color w:val="auto"/>
        </w:rPr>
        <w:t xml:space="preserve">under-usage threshold”. </w:t>
      </w:r>
      <w:commentRangeStart w:id="84"/>
      <w:r w:rsidR="00E0026D">
        <w:rPr>
          <w:rStyle w:val="SubtleEmphasis"/>
          <w:i w:val="0"/>
          <w:iCs w:val="0"/>
          <w:color w:val="auto"/>
        </w:rPr>
        <w:t xml:space="preserve">An under-usage threshold of 0.6 means that if the maximum fullness of a skip plus its </w:t>
      </w:r>
      <w:r w:rsidR="00AA7EE0">
        <w:rPr>
          <w:rStyle w:val="SubtleEmphasis"/>
          <w:i w:val="0"/>
          <w:iCs w:val="0"/>
          <w:color w:val="auto"/>
        </w:rPr>
        <w:t>smallest</w:t>
      </w:r>
      <w:r w:rsidR="00E0026D">
        <w:rPr>
          <w:rStyle w:val="SubtleEmphasis"/>
          <w:i w:val="0"/>
          <w:iCs w:val="0"/>
          <w:color w:val="auto"/>
        </w:rPr>
        <w:t xml:space="preserve"> filling rate is smaller than </w:t>
      </w:r>
      <w:r w:rsidR="00AA7EE0">
        <w:rPr>
          <w:rStyle w:val="SubtleEmphasis"/>
          <w:i w:val="0"/>
          <w:iCs w:val="0"/>
          <w:color w:val="auto"/>
        </w:rPr>
        <w:t>0.6, the scenario is not considered</w:t>
      </w:r>
      <w:commentRangeEnd w:id="84"/>
      <w:r w:rsidR="00DA61B9">
        <w:rPr>
          <w:rStyle w:val="CommentReference"/>
        </w:rPr>
        <w:commentReference w:id="84"/>
      </w:r>
      <w:r w:rsidR="00AA7EE0">
        <w:rPr>
          <w:rStyle w:val="SubtleEmphasis"/>
          <w:i w:val="0"/>
          <w:iCs w:val="0"/>
          <w:color w:val="auto"/>
        </w:rPr>
        <w:t xml:space="preserve">. </w:t>
      </w:r>
      <w:r w:rsidR="003D10B1">
        <w:rPr>
          <w:rStyle w:val="SubtleEmphasis"/>
          <w:i w:val="0"/>
          <w:iCs w:val="0"/>
          <w:color w:val="auto"/>
        </w:rPr>
        <w:t>This is a strict condition meant to exclude scenarios only if they are deemed completely useless for a particular skip.</w:t>
      </w:r>
    </w:p>
    <w:p w14:paraId="1AF35815" w14:textId="6044D2DB" w:rsidR="00C339AC" w:rsidRDefault="00C339AC" w:rsidP="00ED6D30">
      <w:r>
        <w:t xml:space="preserve">Depending on the waste characteristics, environmental parameters, </w:t>
      </w:r>
      <w:r w:rsidRPr="003D10B1">
        <w:rPr>
          <w:i/>
          <w:iCs/>
        </w:rPr>
        <w:t>a lower bound on the collection frequency may have to be put in place to limit fly breeding, public comfort and decomposition</w:t>
      </w:r>
      <w:r>
        <w:t>, which have a detrimental impact on public health</w:t>
      </w:r>
      <w:r w:rsidR="00EA168F">
        <w:t xml:space="preserve"> </w:t>
      </w:r>
      <w:r w:rsidR="00EA168F">
        <w:fldChar w:fldCharType="begin"/>
      </w:r>
      <w:r w:rsidR="00B5577A">
        <w:instrText xml:space="preserve"> ADDIN ZOTERO_ITEM CSL_CITATION {"citationID":"C55jvJkH","properties":{"formattedCitation":"(Coffey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EA168F">
        <w:fldChar w:fldCharType="separate"/>
      </w:r>
      <w:r w:rsidR="00B5577A" w:rsidRPr="00B5577A">
        <w:rPr>
          <w:rFonts w:cs="Times"/>
        </w:rPr>
        <w:t>(Coffey &amp; Coad, 2010)</w:t>
      </w:r>
      <w:r w:rsidR="00EA168F">
        <w:fldChar w:fldCharType="end"/>
      </w:r>
      <w:r w:rsidR="0020585F">
        <w:t xml:space="preserve">. </w:t>
      </w:r>
    </w:p>
    <w:p w14:paraId="1C20364D" w14:textId="11B63A54" w:rsidR="00CD322A" w:rsidRPr="003C5777" w:rsidRDefault="00CD322A" w:rsidP="00ED6D30">
      <w:r>
        <w:t xml:space="preserve">There are also scenarios where </w:t>
      </w:r>
      <w:r w:rsidRPr="008D6709">
        <w:rPr>
          <w:i/>
          <w:iCs/>
        </w:rPr>
        <w:t xml:space="preserve">additional skips </w:t>
      </w:r>
      <w:r>
        <w:t xml:space="preserve">are added. These are considered for a particular skip if it has </w:t>
      </w:r>
      <w:del w:id="85" w:author="Tilley  Elizabeth" w:date="2023-01-05T17:46:00Z">
        <w:r w:rsidDel="00DA61B9">
          <w:delText xml:space="preserve">above </w:delText>
        </w:r>
      </w:del>
      <w:ins w:id="86" w:author="Tilley  Elizabeth" w:date="2023-01-05T17:46:00Z">
        <w:r w:rsidR="00DA61B9">
          <w:t xml:space="preserve">more than </w:t>
        </w:r>
      </w:ins>
      <w:r>
        <w:t xml:space="preserve">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skip</w:t>
      </w:r>
      <w:del w:id="87" w:author="Tilley  Elizabeth" w:date="2023-01-05T17:46:00Z">
        <w:r w:rsidR="00EF79D7" w:rsidDel="00DA61B9">
          <w:delText>s</w:delText>
        </w:r>
      </w:del>
      <w:r w:rsidR="00D43FAE">
        <w:t xml:space="preserve"> at the same location</w:t>
      </w:r>
      <w:r w:rsidR="00EF79D7">
        <w:t xml:space="preserve"> to the optimization problem</w:t>
      </w:r>
      <w:r w:rsidR="005C5CD1">
        <w:t xml:space="preserve">. </w:t>
      </w:r>
      <w:r w:rsidR="003058D5">
        <w:t xml:space="preserve">By default, the maximum number of skips that can be added to a location is 2, due to space concerns. </w:t>
      </w:r>
    </w:p>
    <w:p w14:paraId="2EEEA780" w14:textId="364D9519" w:rsidR="003D10B1" w:rsidRPr="003D10B1" w:rsidRDefault="00B00758" w:rsidP="001B5479">
      <w:pPr>
        <w:pStyle w:val="Heading3"/>
      </w:pPr>
      <w:bookmarkStart w:id="88" w:name="_Toc121522856"/>
      <w:r>
        <w:t>Problem formulation</w:t>
      </w:r>
      <w:bookmarkEnd w:id="88"/>
    </w:p>
    <w:p w14:paraId="0F1C2FFC" w14:textId="77777777" w:rsidR="00CD322A" w:rsidRPr="003D10B1" w:rsidRDefault="00CD322A" w:rsidP="00ED6D30">
      <w:pPr>
        <w:rPr>
          <w:rStyle w:val="SubtleEmphasis"/>
          <w:u w:val="single"/>
        </w:rPr>
      </w:pPr>
      <w:r w:rsidRPr="003D10B1">
        <w:rPr>
          <w:i/>
          <w:iCs/>
          <w:u w:val="single"/>
        </w:rPr>
        <w:t>Variables</w:t>
      </w:r>
    </w:p>
    <w:p w14:paraId="58052A18" w14:textId="43D21E3F" w:rsidR="008A1F4D" w:rsidRDefault="00CD322A" w:rsidP="009B1C4B">
      <w:pPr>
        <w:rPr>
          <w:rStyle w:val="SubtleEmphasis"/>
        </w:rPr>
      </w:pPr>
      <w:r w:rsidRPr="006805FF">
        <w:rPr>
          <w:rStyle w:val="SubtleEmphasis"/>
          <w:i w:val="0"/>
          <w:iCs w:val="0"/>
          <w:color w:val="auto"/>
        </w:rPr>
        <w:lastRenderedPageBreak/>
        <w:t>The top-level decision variables are</w:t>
      </w:r>
      <w:r w:rsidR="00E41477">
        <w:rPr>
          <w:rStyle w:val="SubtleEmphasis"/>
          <w:i w:val="0"/>
          <w:iCs w:val="0"/>
          <w:color w:val="auto"/>
        </w:rPr>
        <w:t xml:space="preserve"> the</w:t>
      </w:r>
      <w:r w:rsidRPr="006805FF">
        <w:rPr>
          <w:rStyle w:val="SubtleEmphasis"/>
          <w:i w:val="0"/>
          <w:iCs w:val="0"/>
          <w:color w:val="auto"/>
        </w:rPr>
        <w:t xml:space="preserve"> </w:t>
      </w:r>
      <w:r w:rsidRPr="008D6709">
        <w:rPr>
          <w:rStyle w:val="SubtleEmphasis"/>
          <w:color w:val="auto"/>
        </w:rPr>
        <w:t xml:space="preserve">scenario </w:t>
      </w:r>
      <w:r w:rsidR="00E41477" w:rsidRPr="008D6709">
        <w:rPr>
          <w:rStyle w:val="SubtleEmphasis"/>
          <w:color w:val="auto"/>
        </w:rPr>
        <w:t>selected</w:t>
      </w:r>
      <w:r w:rsidRPr="008D6709">
        <w:rPr>
          <w:rStyle w:val="SubtleEmphasis"/>
          <w:color w:val="auto"/>
        </w:rPr>
        <w:t xml:space="preserve"> for each skip</w:t>
      </w:r>
      <w:r w:rsidRPr="006805FF">
        <w:rPr>
          <w:rStyle w:val="SubtleEmphasis"/>
          <w:i w:val="0"/>
          <w:iCs w:val="0"/>
          <w:color w:val="auto"/>
        </w:rPr>
        <w:t xml:space="preserve">, </w:t>
      </w:r>
      <w:r w:rsidR="00E41477">
        <w:rPr>
          <w:rStyle w:val="SubtleEmphasis"/>
          <w:i w:val="0"/>
          <w:iCs w:val="0"/>
          <w:color w:val="auto"/>
        </w:rPr>
        <w:t xml:space="preserve">the </w:t>
      </w:r>
      <w:r w:rsidRPr="008D6709">
        <w:rPr>
          <w:rStyle w:val="SubtleEmphasis"/>
          <w:color w:val="auto"/>
        </w:rPr>
        <w:t>number of vehicles operating on each period</w:t>
      </w:r>
      <w:r>
        <w:rPr>
          <w:rStyle w:val="SubtleEmphasis"/>
          <w:i w:val="0"/>
          <w:iCs w:val="0"/>
          <w:color w:val="auto"/>
        </w:rPr>
        <w:t xml:space="preserve"> and </w:t>
      </w:r>
      <w:r w:rsidRPr="006805FF">
        <w:rPr>
          <w:rStyle w:val="SubtleEmphasis"/>
          <w:i w:val="0"/>
          <w:iCs w:val="0"/>
          <w:color w:val="auto"/>
        </w:rPr>
        <w:t xml:space="preserve">the </w:t>
      </w:r>
      <w:r w:rsidRPr="008D6709">
        <w:rPr>
          <w:rStyle w:val="SubtleEmphasis"/>
          <w:color w:val="auto"/>
        </w:rPr>
        <w:t xml:space="preserve">first </w:t>
      </w:r>
      <w:r w:rsidRPr="008D6709">
        <w:t>skip to be serviced on each round</w:t>
      </w:r>
      <w:r w:rsidRPr="003E364C">
        <w:t xml:space="preserve">. </w:t>
      </w:r>
      <w:commentRangeStart w:id="89"/>
      <w:r w:rsidRPr="003E364C">
        <w:t>Consequent</w:t>
      </w:r>
      <w:commentRangeEnd w:id="89"/>
      <w:r w:rsidR="00BD2F40">
        <w:rPr>
          <w:rStyle w:val="CommentReference"/>
        </w:rPr>
        <w:commentReference w:id="89"/>
      </w:r>
      <w:r w:rsidRPr="003E364C">
        <w:t xml:space="preserve"> variables are the </w:t>
      </w:r>
      <w:r w:rsidRPr="008D6709">
        <w:rPr>
          <w:i/>
          <w:iCs/>
        </w:rPr>
        <w:t>number of added skips</w:t>
      </w:r>
      <w:r w:rsidRPr="003E364C">
        <w:t xml:space="preserve"> (which results from the selected scenarios</w:t>
      </w:r>
      <w:r w:rsidRPr="006805FF">
        <w:rPr>
          <w:rStyle w:val="SubtleEmphasis"/>
          <w:i w:val="0"/>
          <w:iCs w:val="0"/>
          <w:color w:val="auto"/>
        </w:rPr>
        <w:t>)</w:t>
      </w:r>
      <w:r w:rsidR="008D6709">
        <w:rPr>
          <w:rStyle w:val="SubtleEmphasis"/>
          <w:i w:val="0"/>
          <w:iCs w:val="0"/>
          <w:color w:val="auto"/>
        </w:rPr>
        <w:t xml:space="preserve"> </w:t>
      </w:r>
      <w:r>
        <w:rPr>
          <w:rStyle w:val="SubtleEmphasis"/>
          <w:i w:val="0"/>
          <w:iCs w:val="0"/>
          <w:color w:val="auto"/>
        </w:rPr>
        <w:t xml:space="preserve">and the </w:t>
      </w:r>
      <w:r w:rsidRPr="008D6709">
        <w:rPr>
          <w:rStyle w:val="SubtleEmphasis"/>
          <w:color w:val="auto"/>
        </w:rPr>
        <w:t>number of crews</w:t>
      </w:r>
      <w:r w:rsidR="00E41477">
        <w:rPr>
          <w:rStyle w:val="FootnoteReference"/>
        </w:rPr>
        <w:footnoteReference w:id="7"/>
      </w:r>
      <w:r w:rsidR="00E41477">
        <w:rPr>
          <w:rStyle w:val="SubtleEmphasis"/>
          <w:i w:val="0"/>
          <w:iCs w:val="0"/>
          <w:color w:val="auto"/>
        </w:rPr>
        <w:t>.</w:t>
      </w:r>
    </w:p>
    <w:p w14:paraId="22AE0385" w14:textId="0C7CB7BD" w:rsidR="008A1F4D" w:rsidRPr="003D10B1" w:rsidRDefault="008A1F4D" w:rsidP="00ED6D30">
      <w:pPr>
        <w:rPr>
          <w:rStyle w:val="SubtleEmphasis"/>
          <w:u w:val="single"/>
        </w:rPr>
      </w:pPr>
      <w:r w:rsidRPr="003D10B1">
        <w:rPr>
          <w:i/>
          <w:iCs/>
          <w:u w:val="single"/>
        </w:rPr>
        <w:t>Objective</w:t>
      </w:r>
      <w:r w:rsidRPr="003D10B1">
        <w:rPr>
          <w:rStyle w:val="SubtleEmphasis"/>
          <w:u w:val="single"/>
        </w:rPr>
        <w:t xml:space="preserve"> </w:t>
      </w:r>
      <w:r w:rsidRPr="003D10B1">
        <w:rPr>
          <w:i/>
          <w:iCs/>
          <w:u w:val="single"/>
        </w:rPr>
        <w:t>function</w:t>
      </w:r>
    </w:p>
    <w:p w14:paraId="27A17706" w14:textId="703BD4EF" w:rsidR="00D96C10" w:rsidRPr="00ED6D30" w:rsidRDefault="00D96C10" w:rsidP="00ED6D30">
      <w:r w:rsidRPr="009B1C4B">
        <w:t>The objective function adds all the</w:t>
      </w:r>
      <w:r w:rsidR="00C953CA" w:rsidRPr="009B1C4B">
        <w:t xml:space="preserve"> </w:t>
      </w:r>
      <w:r w:rsidR="00F70C71" w:rsidRPr="009B1C4B">
        <w:t xml:space="preserve">considered </w:t>
      </w:r>
      <w:r w:rsidRPr="009B1C4B">
        <w:t>costs. It assumes optimal operation of the system</w:t>
      </w:r>
      <w:r w:rsidR="002056C2" w:rsidRPr="009B1C4B">
        <w:t xml:space="preserve"> (roll-on-roll-off </w:t>
      </w:r>
      <w:r w:rsidR="00030105" w:rsidRPr="009B1C4B">
        <w:t>with an empty skip</w:t>
      </w:r>
      <w:r w:rsidR="00BE6832" w:rsidRPr="009B1C4B">
        <w:t xml:space="preserve"> following optimal routes at a constant speed</w:t>
      </w:r>
      <w:r w:rsidR="0097632A" w:rsidRPr="009B1C4B">
        <w:t>)</w:t>
      </w:r>
      <w:r w:rsidRPr="009B1C4B">
        <w:t>.</w:t>
      </w:r>
      <w:r w:rsidR="002056C2" w:rsidRPr="009B1C4B">
        <w:t xml:space="preserve"> </w:t>
      </w:r>
      <w:r w:rsidR="005A1C55" w:rsidRPr="009B1C4B">
        <w:t>The costs are split into operation costs, which in this case is the distance travel cost</w:t>
      </w:r>
      <w:r w:rsidR="0097632A" w:rsidRPr="009B1C4B">
        <w:t xml:space="preserve"> (fuel costs)</w:t>
      </w:r>
      <w:r w:rsidR="005A1C55" w:rsidRPr="009B1C4B">
        <w:t xml:space="preserve">, and labour costs (based on the number </w:t>
      </w:r>
      <w:r w:rsidR="0097632A" w:rsidRPr="009B1C4B">
        <w:t>crews). The aggregated</w:t>
      </w:r>
      <w:r w:rsidRPr="00ED6D30">
        <w:t xml:space="preserve"> costs</w:t>
      </w:r>
      <w:r w:rsidR="0097632A" w:rsidRPr="00ED6D30">
        <w:t xml:space="preserve"> are minimized.</w:t>
      </w:r>
      <w:r w:rsidR="00EC60E0" w:rsidRPr="00ED6D30">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E77374" w14:paraId="6F6C5855" w14:textId="77777777" w:rsidTr="006F0BF8">
        <w:tc>
          <w:tcPr>
            <w:tcW w:w="4624" w:type="pct"/>
          </w:tcPr>
          <w:p w14:paraId="11CB99D0" w14:textId="4E253E03" w:rsidR="00E77374" w:rsidRDefault="00A562F9" w:rsidP="009B1C4B">
            <m:oMathPara>
              <m:oMath>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labour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depot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e>
                    </m:d>
                  </m:e>
                </m:nary>
              </m:oMath>
            </m:oMathPara>
          </w:p>
        </w:tc>
        <w:tc>
          <w:tcPr>
            <w:tcW w:w="376" w:type="pct"/>
          </w:tcPr>
          <w:p w14:paraId="4AD884D2" w14:textId="573DAFD4" w:rsidR="00E77374" w:rsidRDefault="00E77374" w:rsidP="00597221">
            <w:pPr>
              <w:pStyle w:val="Caption"/>
            </w:pPr>
            <w:r>
              <w:t>(</w:t>
            </w:r>
            <w:r w:rsidR="00A562F9">
              <w:fldChar w:fldCharType="begin"/>
            </w:r>
            <w:r w:rsidR="00A562F9">
              <w:instrText xml:space="preserve"> SEQ Equation \* ARABIC </w:instrText>
            </w:r>
            <w:r w:rsidR="00A562F9">
              <w:fldChar w:fldCharType="separate"/>
            </w:r>
            <w:r w:rsidR="001B1A4B">
              <w:rPr>
                <w:noProof/>
              </w:rPr>
              <w:t>2</w:t>
            </w:r>
            <w:r w:rsidR="00A562F9">
              <w:rPr>
                <w:noProof/>
              </w:rPr>
              <w:fldChar w:fldCharType="end"/>
            </w:r>
            <w:r>
              <w:t>)</w:t>
            </w:r>
          </w:p>
        </w:tc>
      </w:tr>
    </w:tbl>
    <w:p w14:paraId="22DC24FB" w14:textId="11ADAB16" w:rsidR="0012271B" w:rsidRPr="003053F2" w:rsidRDefault="006F0BF8" w:rsidP="00ED6D30">
      <w:r w:rsidRPr="003053F2">
        <w:t xml:space="preserve">Where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Pr="003053F2">
        <w:t xml:space="preserve"> </w:t>
      </w:r>
      <w:r w:rsidR="003F00C8" w:rsidRPr="003053F2">
        <w:t>is the total</w:t>
      </w:r>
      <w:r w:rsidRPr="003053F2">
        <w:t xml:space="preserve"> costs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is a period in the set </w:t>
      </w:r>
      <w:r w:rsidRPr="003053F2">
        <w:rPr>
          <w:rFonts w:ascii="Cambria Math" w:hAnsi="Cambria Math" w:cs="Cambria Math"/>
        </w:rPr>
        <w:t>𝒫</w:t>
      </w:r>
      <w:r w:rsidRPr="003053F2">
        <w:t>= {1,2,…,14}.</w:t>
      </w:r>
      <w:r w:rsidR="00C846E3" w:rsidRPr="003053F2">
        <w:t xml:space="preserve"> </w:t>
      </w:r>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oMath>
      <w:r w:rsidR="00C846E3" w:rsidRPr="003053F2">
        <w:t xml:space="preserve"> is the number of crews </w:t>
      </w:r>
      <w:r w:rsidR="00CF1319">
        <w:t xml:space="preserve">being paid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846E3"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labour</m:t>
            </m:r>
          </m:sub>
        </m:sSub>
        <m:r>
          <w:rPr>
            <w:rFonts w:ascii="Cambria Math" w:hAnsi="Cambria Math"/>
          </w:rPr>
          <m:t xml:space="preserve"> </m:t>
        </m:r>
      </m:oMath>
      <w:r w:rsidR="00C846E3" w:rsidRPr="003053F2">
        <w:t>is the cost of labour for one crew, or operating vehicle in one period.</w:t>
      </w:r>
      <w:r w:rsidRPr="003053F2">
        <w:t xml:space="preserve"> </w:t>
      </w:r>
      <m:oMath>
        <m:r>
          <m:rPr>
            <m:scr m:val="script"/>
            <m:sty m:val="p"/>
          </m:rPr>
          <w:rPr>
            <w:rFonts w:ascii="Cambria Math" w:hAnsi="Cambria Math"/>
          </w:rPr>
          <m:t xml:space="preserve">S </m:t>
        </m:r>
      </m:oMath>
      <w:r w:rsidR="00ED17C4" w:rsidRPr="003053F2">
        <w:t xml:space="preserve"> is </w:t>
      </w:r>
      <w:r w:rsidRPr="003053F2">
        <w:t>the set of all skips</w:t>
      </w:r>
      <w:r w:rsidR="00ED17C4" w:rsidRPr="003053F2">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00C8" w:rsidRPr="003053F2">
        <w:t xml:space="preserve">. </w:t>
      </w:r>
      <w:r w:rsidRPr="003053F2">
        <w:t xml:space="preserve">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3F00C8" w:rsidRPr="003053F2">
        <w:t xml:space="preserve"> is </w:t>
      </w:r>
      <w:r w:rsidRPr="003053F2">
        <w:t xml:space="preserve">the set of skips to be serviced first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set of</w:t>
      </w:r>
      <w:r w:rsidR="0012271B" w:rsidRPr="003053F2">
        <w:t xml:space="preserve"> other</w:t>
      </w:r>
      <w:r w:rsidRPr="003053F2">
        <w:t xml:space="preserve"> skips serviced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w:t>
      </w:r>
      <w:r w:rsidR="00C73C41"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distance</m:t>
            </m:r>
          </m:sub>
        </m:sSub>
      </m:oMath>
      <w:r w:rsidR="00C73C41" w:rsidRPr="003053F2">
        <w:t xml:space="preserve">, the cost of travelling a </w:t>
      </w:r>
      <w:r w:rsidR="00C846E3" w:rsidRPr="003053F2">
        <w:t>kilometre and</w:t>
      </w:r>
      <w:r w:rsidR="00C73C41" w:rsidRPr="003053F2">
        <w:t xml:space="preserve"> </w:t>
      </w:r>
      <m:oMath>
        <m:sSub>
          <m:sSubPr>
            <m:ctrlPr>
              <w:rPr>
                <w:rFonts w:ascii="Cambria Math" w:hAnsi="Cambria Math"/>
                <w:i/>
              </w:rPr>
            </m:ctrlPr>
          </m:sSubPr>
          <m:e>
            <m:r>
              <w:rPr>
                <w:rFonts w:ascii="Cambria Math" w:hAnsi="Cambria Math"/>
              </w:rPr>
              <m:t>D</m:t>
            </m:r>
          </m:e>
          <m:sub>
            <m:r>
              <w:rPr>
                <w:rFonts w:ascii="Cambria Math" w:hAnsi="Cambria Math"/>
              </w:rPr>
              <m:t>a,b</m:t>
            </m:r>
          </m:sub>
        </m:sSub>
      </m:oMath>
      <w:r w:rsidR="00C73C41" w:rsidRPr="003053F2">
        <w:t xml:space="preserve"> is the distance between point a and b. </w:t>
      </w:r>
    </w:p>
    <w:p w14:paraId="002518A4" w14:textId="0244C23C" w:rsidR="008A1F4D" w:rsidRPr="003D10B1" w:rsidRDefault="008A1F4D" w:rsidP="00A33DCF">
      <w:pPr>
        <w:rPr>
          <w:u w:val="single"/>
        </w:rPr>
      </w:pPr>
      <w:r w:rsidRPr="003D10B1">
        <w:rPr>
          <w:i/>
          <w:iCs/>
          <w:u w:val="single"/>
        </w:rPr>
        <w:t>Constraints</w:t>
      </w:r>
    </w:p>
    <w:p w14:paraId="63682192" w14:textId="68947D0C" w:rsidR="00A632CD" w:rsidRPr="003053F2" w:rsidRDefault="0097632A" w:rsidP="00ED6D30">
      <w:r w:rsidRPr="003053F2">
        <w:t xml:space="preserve">The first constraint is the </w:t>
      </w:r>
      <w:r w:rsidR="00BB56CB" w:rsidRPr="003053F2">
        <w:t>maximum time</w:t>
      </w:r>
      <w:r w:rsidRPr="003053F2">
        <w:t xml:space="preserve"> length of a period. </w:t>
      </w:r>
      <w:r w:rsidR="00A632CD" w:rsidRPr="003053F2">
        <w:t>In a period, th</w:t>
      </w:r>
      <w:r w:rsidR="00F60869" w:rsidRPr="003053F2">
        <w:t>is is the sum of the</w:t>
      </w:r>
      <w:r w:rsidR="00A632CD" w:rsidRPr="003053F2">
        <w:t xml:space="preserve"> time to go to from the depot to the first skips, to the dump, then do the back and </w:t>
      </w:r>
      <w:r w:rsidR="008B5351" w:rsidRPr="003053F2">
        <w:t>forth</w:t>
      </w:r>
      <w:r w:rsidR="00A632CD" w:rsidRPr="003053F2">
        <w:t xml:space="preserve"> between subsequent skips and the dump, and finally ending </w:t>
      </w:r>
      <w:r w:rsidR="00F60869" w:rsidRPr="003053F2">
        <w:t xml:space="preserve">from the dump to the depot. </w:t>
      </w:r>
      <w:r w:rsidR="00F02F0B" w:rsidRPr="003053F2">
        <w:t xml:space="preserve">Notice </w:t>
      </w:r>
      <m:oMath>
        <m:sSub>
          <m:sSubPr>
            <m:ctrlPr>
              <w:rPr>
                <w:rFonts w:ascii="Cambria Math" w:hAnsi="Cambria Math"/>
              </w:rPr>
            </m:ctrlPr>
          </m:sSubPr>
          <m:e>
            <m:r>
              <m:rPr>
                <m:scr m:val="script"/>
                <m:sty m:val="p"/>
              </m:rP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vehicles,P</m:t>
            </m:r>
          </m:sub>
        </m:sSub>
      </m:oMath>
      <w:r w:rsidR="00F02F0B" w:rsidRPr="003053F2">
        <w:t xml:space="preserve">. </w:t>
      </w:r>
      <w:r w:rsidR="00ED17C4" w:rsidRPr="003053F2">
        <w:t>This constraint assumes the set of skips to be serviced can be partitioned amongst the vehicles to satisfy individual</w:t>
      </w:r>
      <w:r w:rsidR="00EE0BEE">
        <w:t xml:space="preserve"> vehicle</w:t>
      </w:r>
      <w:r w:rsidR="00ED17C4" w:rsidRPr="003053F2">
        <w:t xml:space="preserve"> time constraints.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BB56CB" w:rsidRPr="003053F2" w14:paraId="2A33CB3E" w14:textId="77777777" w:rsidTr="00036613">
        <w:tc>
          <w:tcPr>
            <w:tcW w:w="350" w:type="pct"/>
          </w:tcPr>
          <w:p w14:paraId="5FDA37DC" w14:textId="77777777" w:rsidR="00BB56CB" w:rsidRPr="003053F2" w:rsidRDefault="00BB56CB" w:rsidP="00ED6D30"/>
        </w:tc>
        <w:tc>
          <w:tcPr>
            <w:tcW w:w="4300" w:type="pct"/>
          </w:tcPr>
          <w:p w14:paraId="519DE124" w14:textId="5A32B40D" w:rsidR="00BB56CB" w:rsidRPr="003053F2" w:rsidRDefault="00A562F9" w:rsidP="00ED6D30">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depot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j</m:t>
                                </m:r>
                              </m:sub>
                            </m:sSub>
                          </m:sub>
                        </m:sSub>
                      </m:e>
                    </m:d>
                  </m:e>
                </m:nary>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m:t>
                    </m:r>
                    <m:r>
                      <w:rPr>
                        <w:rFonts w:ascii="Cambria Math" w:hAnsi="Cambria Math"/>
                      </w:rPr>
                      <m:t>h</m:t>
                    </m:r>
                    <m:r>
                      <w:rPr>
                        <w:rFonts w:ascii="Cambria Math" w:hAnsi="Cambria Math"/>
                      </w:rPr>
                      <m:t>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m:oMathPara>
          </w:p>
        </w:tc>
        <w:tc>
          <w:tcPr>
            <w:tcW w:w="350" w:type="pct"/>
          </w:tcPr>
          <w:p w14:paraId="30D30356" w14:textId="6B11B52B" w:rsidR="00BB56CB" w:rsidRPr="003053F2" w:rsidRDefault="00BB56CB" w:rsidP="00597221">
            <w:pPr>
              <w:pStyle w:val="Caption"/>
            </w:pPr>
            <w:r w:rsidRPr="003053F2">
              <w:t>(</w:t>
            </w:r>
            <w:r w:rsidR="00A562F9">
              <w:fldChar w:fldCharType="begin"/>
            </w:r>
            <w:r w:rsidR="00A562F9">
              <w:instrText xml:space="preserve"> SEQ Equation \* ARABIC </w:instrText>
            </w:r>
            <w:r w:rsidR="00A562F9">
              <w:fldChar w:fldCharType="separate"/>
            </w:r>
            <w:r w:rsidR="001B1A4B">
              <w:rPr>
                <w:noProof/>
              </w:rPr>
              <w:t>3</w:t>
            </w:r>
            <w:r w:rsidR="00A562F9">
              <w:rPr>
                <w:noProof/>
              </w:rPr>
              <w:fldChar w:fldCharType="end"/>
            </w:r>
            <w:r w:rsidRPr="003053F2">
              <w:t>)</w:t>
            </w:r>
          </w:p>
        </w:tc>
      </w:tr>
    </w:tbl>
    <w:p w14:paraId="23D94DE9" w14:textId="3E477F0B" w:rsidR="00662430" w:rsidRPr="003053F2" w:rsidRDefault="00452227" w:rsidP="003053F2">
      <w:r w:rsidRPr="003053F2">
        <w:t xml:space="preserve">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total time needed to complete the servicing of all the skips in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and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oMath>
      <w:r w:rsidR="003053F2">
        <w:t xml:space="preserve"> is the maximum time </w:t>
      </w:r>
      <w:r w:rsidR="00034223">
        <w:t>in</w:t>
      </w:r>
      <w:r w:rsidR="00715661">
        <w:t xml:space="preserve"> a time period</w:t>
      </w:r>
      <w:r w:rsidR="00034223">
        <w:t xml:space="preserve"> for a single truck</w:t>
      </w:r>
      <w:r w:rsidR="005700CA">
        <w:t xml:space="preserv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5700CA">
        <w:t xml:space="preserve"> is the number of trucks operating in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700CA">
        <w:t xml:space="preserve">. </w:t>
      </w:r>
      <m:oMath>
        <m:sSub>
          <m:sSubPr>
            <m:ctrlPr>
              <w:rPr>
                <w:rFonts w:ascii="Cambria Math" w:hAnsi="Cambria Math"/>
              </w:rPr>
            </m:ctrlPr>
          </m:sSubPr>
          <m:e>
            <m:r>
              <w:rPr>
                <w:rFonts w:ascii="Cambria Math" w:hAnsi="Cambria Math"/>
              </w:rPr>
              <m:t>T</m:t>
            </m:r>
          </m:e>
          <m:sub>
            <m:r>
              <w:rPr>
                <w:rFonts w:ascii="Cambria Math" w:hAnsi="Cambria Math"/>
              </w:rPr>
              <m:t>a,b</m:t>
            </m:r>
          </m:sub>
        </m:sSub>
      </m:oMath>
      <w:r w:rsidR="0058726C">
        <w:t xml:space="preserve"> is the time spent between point a and b. </w:t>
      </w:r>
      <w:r w:rsidR="009143D1">
        <w:t xml:space="preserve">In the current version of the problem, it is based on </w:t>
      </w:r>
      <w:r w:rsidR="002B6162">
        <w:t xml:space="preserve">a constant speed assumption based on the travel distances between points. </w:t>
      </w:r>
    </w:p>
    <w:p w14:paraId="4A25E3A0" w14:textId="41E32E41" w:rsidR="00BB56CB" w:rsidRPr="003053F2" w:rsidRDefault="00662430" w:rsidP="00ED6D30">
      <w:r w:rsidRPr="003053F2">
        <w:t>There is a</w:t>
      </w:r>
      <w:r w:rsidR="00070023">
        <w:t>n upper</w:t>
      </w:r>
      <w:r w:rsidRPr="003053F2">
        <w:t xml:space="preserve"> limit on the number of vehicles,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62430" w:rsidRPr="003053F2" w14:paraId="6D5FB940" w14:textId="77777777" w:rsidTr="00036613">
        <w:tc>
          <w:tcPr>
            <w:tcW w:w="350" w:type="pct"/>
          </w:tcPr>
          <w:p w14:paraId="22E5BC80" w14:textId="77777777" w:rsidR="00662430" w:rsidRPr="003053F2" w:rsidRDefault="00662430" w:rsidP="00ED6D30"/>
        </w:tc>
        <w:tc>
          <w:tcPr>
            <w:tcW w:w="4300" w:type="pct"/>
          </w:tcPr>
          <w:p w14:paraId="627D4487" w14:textId="2F69A00D" w:rsidR="00662430" w:rsidRPr="003053F2" w:rsidRDefault="00A562F9" w:rsidP="00ED6D30">
            <m:oMathPara>
              <m:oMath>
                <m:sSub>
                  <m:sSubPr>
                    <m:ctrlPr>
                      <w:rPr>
                        <w:rFonts w:ascii="Cambria Math" w:hAnsi="Cambria Math"/>
                      </w:rPr>
                    </m:ctrlPr>
                  </m:sSubPr>
                  <m:e>
                    <m:r>
                      <w:rPr>
                        <w:rFonts w:ascii="Cambria Math" w:hAnsi="Cambria Math"/>
                      </w:rPr>
                      <m:t>N</m:t>
                    </m:r>
                  </m:e>
                  <m:sub>
                    <m:r>
                      <w:rPr>
                        <w:rFonts w:ascii="Cambria Math" w:hAnsi="Cambria Math"/>
                      </w:rPr>
                      <m:t>ve</m:t>
                    </m:r>
                    <m:r>
                      <w:rPr>
                        <w:rFonts w:ascii="Cambria Math" w:hAnsi="Cambria Math"/>
                      </w:rPr>
                      <m:t>h</m:t>
                    </m:r>
                    <m:r>
                      <w:rPr>
                        <w:rFonts w:ascii="Cambria Math" w:hAnsi="Cambria Math"/>
                      </w:rPr>
                      <m:t>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m:t>
                    </m:r>
                    <m:r>
                      <w:rPr>
                        <w:rFonts w:ascii="Cambria Math" w:hAnsi="Cambria Math"/>
                      </w:rPr>
                      <m:t>h</m:t>
                    </m:r>
                    <m:r>
                      <w:rPr>
                        <w:rFonts w:ascii="Cambria Math" w:hAnsi="Cambria Math"/>
                      </w:rPr>
                      <m:t>icles</m:t>
                    </m:r>
                    <m:r>
                      <m:rPr>
                        <m:sty m:val="p"/>
                      </m:rPr>
                      <w:rPr>
                        <w:rFonts w:ascii="Cambria Math" w:hAnsi="Cambria Math"/>
                      </w:rPr>
                      <m:t>,</m:t>
                    </m:r>
                    <m:r>
                      <w:rPr>
                        <w:rFonts w:ascii="Cambria Math" w:hAnsi="Cambria Math"/>
                      </w:rPr>
                      <m:t>max</m:t>
                    </m:r>
                  </m:sub>
                </m:sSub>
              </m:oMath>
            </m:oMathPara>
          </w:p>
        </w:tc>
        <w:tc>
          <w:tcPr>
            <w:tcW w:w="350" w:type="pct"/>
          </w:tcPr>
          <w:p w14:paraId="7ABADA90" w14:textId="3DE3E1B3" w:rsidR="00662430" w:rsidRPr="003053F2" w:rsidRDefault="00662430" w:rsidP="00597221">
            <w:pPr>
              <w:pStyle w:val="Caption"/>
            </w:pPr>
            <w:r w:rsidRPr="003053F2">
              <w:t>(</w:t>
            </w:r>
            <w:r w:rsidR="00A562F9">
              <w:fldChar w:fldCharType="begin"/>
            </w:r>
            <w:r w:rsidR="00A562F9">
              <w:instrText xml:space="preserve"> SEQ Equation \* ARABIC </w:instrText>
            </w:r>
            <w:r w:rsidR="00A562F9">
              <w:fldChar w:fldCharType="separate"/>
            </w:r>
            <w:r w:rsidR="001B1A4B">
              <w:rPr>
                <w:noProof/>
              </w:rPr>
              <w:t>4</w:t>
            </w:r>
            <w:r w:rsidR="00A562F9">
              <w:rPr>
                <w:noProof/>
              </w:rPr>
              <w:fldChar w:fldCharType="end"/>
            </w:r>
            <w:r w:rsidRPr="003053F2">
              <w:t>)</w:t>
            </w:r>
          </w:p>
        </w:tc>
      </w:tr>
    </w:tbl>
    <w:p w14:paraId="253F4C04" w14:textId="538DB448" w:rsidR="008C633E" w:rsidRDefault="008C633E"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w:r w:rsidR="00CE107A">
        <w:t xml:space="preserve"> is the parameter indicating the number of available vehicles in the system. </w:t>
      </w:r>
    </w:p>
    <w:p w14:paraId="086A441D" w14:textId="3DE8CA53" w:rsidR="00662430" w:rsidRPr="003053F2" w:rsidRDefault="00881AF8" w:rsidP="00ED6D30">
      <w:r w:rsidRPr="003053F2">
        <w:t>In the case of a constant wage</w:t>
      </w:r>
      <w:r w:rsidR="00685C6D" w:rsidRPr="003053F2">
        <w:t xml:space="preserve">, </w:t>
      </w:r>
      <w:r w:rsidR="008B0E83">
        <w:t>where staff are on a constant payroll</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85C6D" w:rsidRPr="003053F2" w14:paraId="0A026B0E" w14:textId="77777777" w:rsidTr="000849B5">
        <w:tc>
          <w:tcPr>
            <w:tcW w:w="350" w:type="pct"/>
          </w:tcPr>
          <w:p w14:paraId="74B411E7" w14:textId="77777777" w:rsidR="00685C6D" w:rsidRPr="003053F2" w:rsidRDefault="00685C6D" w:rsidP="00ED6D30"/>
        </w:tc>
        <w:tc>
          <w:tcPr>
            <w:tcW w:w="4300" w:type="pct"/>
          </w:tcPr>
          <w:p w14:paraId="3B1FAE46" w14:textId="066914E9" w:rsidR="00685C6D" w:rsidRPr="003053F2" w:rsidRDefault="00A562F9"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 xml:space="preserve"> = </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ve</m:t>
                        </m:r>
                        <m:r>
                          <w:rPr>
                            <w:rFonts w:ascii="Cambria Math" w:hAnsi="Cambria Math"/>
                          </w:rPr>
                          <m:t>h</m:t>
                        </m:r>
                        <m:r>
                          <w:rPr>
                            <w:rFonts w:ascii="Cambria Math" w:hAnsi="Cambria Math"/>
                          </w:rPr>
                          <m:t>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m:t>
                    </m:r>
                    <m:r>
                      <w:rPr>
                        <w:rFonts w:ascii="Cambria Math" w:hAnsi="Cambria Math"/>
                      </w:rPr>
                      <m:t>h</m:t>
                    </m:r>
                    <m:r>
                      <w:rPr>
                        <w:rFonts w:ascii="Cambria Math" w:hAnsi="Cambria Math"/>
                      </w:rPr>
                      <m:t>icles</m:t>
                    </m:r>
                    <m:r>
                      <m:rPr>
                        <m:sty m:val="p"/>
                      </m:rPr>
                      <w:rPr>
                        <w:rFonts w:ascii="Cambria Math" w:hAnsi="Cambria Math"/>
                      </w:rPr>
                      <m:t>,</m:t>
                    </m:r>
                    <m:r>
                      <w:rPr>
                        <w:rFonts w:ascii="Cambria Math" w:hAnsi="Cambria Math"/>
                      </w:rPr>
                      <m:t>max</m:t>
                    </m:r>
                  </m:sub>
                </m:sSub>
              </m:oMath>
            </m:oMathPara>
          </w:p>
        </w:tc>
        <w:tc>
          <w:tcPr>
            <w:tcW w:w="350" w:type="pct"/>
          </w:tcPr>
          <w:p w14:paraId="496D87E0" w14:textId="3CAEB614" w:rsidR="00685C6D" w:rsidRPr="003053F2" w:rsidRDefault="00685C6D" w:rsidP="00597221">
            <w:pPr>
              <w:pStyle w:val="Caption"/>
            </w:pPr>
            <w:r w:rsidRPr="003053F2">
              <w:t>(</w:t>
            </w:r>
            <w:r w:rsidR="00A562F9">
              <w:fldChar w:fldCharType="begin"/>
            </w:r>
            <w:r w:rsidR="00A562F9">
              <w:instrText xml:space="preserve"> SEQ Equation \* ARABIC </w:instrText>
            </w:r>
            <w:r w:rsidR="00A562F9">
              <w:fldChar w:fldCharType="separate"/>
            </w:r>
            <w:r w:rsidR="001B1A4B">
              <w:rPr>
                <w:noProof/>
              </w:rPr>
              <w:t>5</w:t>
            </w:r>
            <w:r w:rsidR="00A562F9">
              <w:rPr>
                <w:noProof/>
              </w:rPr>
              <w:fldChar w:fldCharType="end"/>
            </w:r>
            <w:r w:rsidRPr="003053F2">
              <w:t>)</w:t>
            </w:r>
          </w:p>
        </w:tc>
      </w:tr>
    </w:tbl>
    <w:p w14:paraId="414DFCC0" w14:textId="1975FC4E" w:rsidR="00CF1319" w:rsidRDefault="00CF1319"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crews</m:t>
            </m:r>
          </m:sub>
        </m:sSub>
      </m:oMath>
      <w:r w:rsidR="00856187">
        <w:t xml:space="preserve"> is the number of crews available in the system. </w:t>
      </w:r>
    </w:p>
    <w:p w14:paraId="3A564E1C" w14:textId="1CD649CD" w:rsidR="00685C6D" w:rsidRPr="003053F2" w:rsidRDefault="00685C6D" w:rsidP="00ED6D30">
      <w:r w:rsidRPr="003053F2">
        <w:t xml:space="preserve">And </w:t>
      </w:r>
      <w:r w:rsidR="00602167">
        <w:t>when</w:t>
      </w:r>
      <w:r w:rsidRPr="003053F2">
        <w:t xml:space="preserve"> labour costs </w:t>
      </w:r>
      <w:r w:rsidR="00602167">
        <w:t>are dependent</w:t>
      </w:r>
      <w:r w:rsidRPr="003053F2">
        <w:t xml:space="preserve"> on active vehicles,</w:t>
      </w:r>
      <w:r w:rsidR="002D09EA">
        <w:t xml:space="preserve"> meaning crews are paid depending on the number of periods they operate</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685C6D" w:rsidRPr="003053F2" w14:paraId="4976B184" w14:textId="77777777" w:rsidTr="000849B5">
        <w:tc>
          <w:tcPr>
            <w:tcW w:w="4300" w:type="pct"/>
          </w:tcPr>
          <w:p w14:paraId="7A67EDA8" w14:textId="090DC2E0" w:rsidR="00685C6D" w:rsidRPr="003053F2" w:rsidRDefault="00A562F9"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m:t>
                    </m:r>
                    <m:r>
                      <w:rPr>
                        <w:rFonts w:ascii="Cambria Math" w:hAnsi="Cambria Math"/>
                      </w:rPr>
                      <m:t>h</m:t>
                    </m:r>
                    <m:r>
                      <w:rPr>
                        <w:rFonts w:ascii="Cambria Math" w:hAnsi="Cambria Math"/>
                      </w:rPr>
                      <m:t>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m:t>
                    </m:r>
                    <m:r>
                      <w:rPr>
                        <w:rFonts w:ascii="Cambria Math" w:hAnsi="Cambria Math"/>
                      </w:rPr>
                      <m:t>h</m:t>
                    </m:r>
                    <m:r>
                      <w:rPr>
                        <w:rFonts w:ascii="Cambria Math" w:hAnsi="Cambria Math"/>
                      </w:rPr>
                      <m:t>icles</m:t>
                    </m:r>
                    <m:r>
                      <m:rPr>
                        <m:sty m:val="p"/>
                      </m:rPr>
                      <w:rPr>
                        <w:rFonts w:ascii="Cambria Math" w:hAnsi="Cambria Math"/>
                      </w:rPr>
                      <m:t>,</m:t>
                    </m:r>
                    <m:r>
                      <w:rPr>
                        <w:rFonts w:ascii="Cambria Math" w:hAnsi="Cambria Math"/>
                      </w:rPr>
                      <m:t>max</m:t>
                    </m:r>
                  </m:sub>
                </m:sSub>
              </m:oMath>
            </m:oMathPara>
          </w:p>
        </w:tc>
        <w:tc>
          <w:tcPr>
            <w:tcW w:w="350" w:type="pct"/>
          </w:tcPr>
          <w:p w14:paraId="00153AA0" w14:textId="011DA718" w:rsidR="00685C6D" w:rsidRPr="003053F2" w:rsidRDefault="00685C6D" w:rsidP="00597221">
            <w:pPr>
              <w:pStyle w:val="Caption"/>
            </w:pPr>
            <w:r w:rsidRPr="003053F2">
              <w:t>(</w:t>
            </w:r>
            <w:r w:rsidR="00A562F9">
              <w:fldChar w:fldCharType="begin"/>
            </w:r>
            <w:r w:rsidR="00A562F9">
              <w:instrText xml:space="preserve"> </w:instrText>
            </w:r>
            <w:r w:rsidR="00A562F9">
              <w:instrText xml:space="preserve">SEQ Equation \* ARABIC </w:instrText>
            </w:r>
            <w:r w:rsidR="00A562F9">
              <w:fldChar w:fldCharType="separate"/>
            </w:r>
            <w:r w:rsidR="001B1A4B">
              <w:rPr>
                <w:noProof/>
              </w:rPr>
              <w:t>6</w:t>
            </w:r>
            <w:r w:rsidR="00A562F9">
              <w:rPr>
                <w:noProof/>
              </w:rPr>
              <w:fldChar w:fldCharType="end"/>
            </w:r>
            <w:r w:rsidRPr="003053F2">
              <w:t>)</w:t>
            </w:r>
          </w:p>
        </w:tc>
      </w:tr>
    </w:tbl>
    <w:p w14:paraId="2CCD6695" w14:textId="531C6C8B" w:rsidR="00685C6D" w:rsidRPr="003053F2" w:rsidRDefault="00685C6D" w:rsidP="00ED6D30">
      <w:r w:rsidRPr="003053F2">
        <w:t>Finally, there is a constraint on the number of additional skips</w:t>
      </w:r>
      <w:r w:rsidR="004C6ED2" w:rsidRPr="003053F2">
        <w:t>,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4C6ED2" w:rsidRPr="003053F2" w14:paraId="742F6297" w14:textId="77777777" w:rsidTr="00104C7B">
        <w:tc>
          <w:tcPr>
            <w:tcW w:w="4624" w:type="pct"/>
          </w:tcPr>
          <w:p w14:paraId="4C16972E" w14:textId="307FE09E" w:rsidR="004C6ED2" w:rsidRPr="003053F2" w:rsidRDefault="00A562F9" w:rsidP="00ED6D30">
            <m:oMathPara>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add skips,</m:t>
                    </m:r>
                    <m:r>
                      <w:rPr>
                        <w:rFonts w:ascii="Cambria Math" w:hAnsi="Cambria Math"/>
                      </w:rPr>
                      <m:t>max</m:t>
                    </m:r>
                  </m:sub>
                </m:sSub>
              </m:oMath>
            </m:oMathPara>
          </w:p>
        </w:tc>
        <w:tc>
          <w:tcPr>
            <w:tcW w:w="376" w:type="pct"/>
          </w:tcPr>
          <w:p w14:paraId="19B29CA0" w14:textId="64D07A63" w:rsidR="004C6ED2" w:rsidRPr="003053F2" w:rsidRDefault="004C6ED2" w:rsidP="00597221">
            <w:pPr>
              <w:pStyle w:val="Caption"/>
            </w:pPr>
            <w:r w:rsidRPr="003053F2">
              <w:t>(</w:t>
            </w:r>
            <w:r w:rsidR="00A562F9">
              <w:fldChar w:fldCharType="begin"/>
            </w:r>
            <w:r w:rsidR="00A562F9">
              <w:instrText xml:space="preserve"> SEQ Equation \* ARABIC </w:instrText>
            </w:r>
            <w:r w:rsidR="00A562F9">
              <w:fldChar w:fldCharType="separate"/>
            </w:r>
            <w:r w:rsidR="001B1A4B">
              <w:rPr>
                <w:noProof/>
              </w:rPr>
              <w:t>7</w:t>
            </w:r>
            <w:r w:rsidR="00A562F9">
              <w:rPr>
                <w:noProof/>
              </w:rPr>
              <w:fldChar w:fldCharType="end"/>
            </w:r>
            <w:r w:rsidRPr="003053F2">
              <w:t>)</w:t>
            </w:r>
          </w:p>
        </w:tc>
      </w:tr>
    </w:tbl>
    <w:p w14:paraId="31BF1353" w14:textId="3DCB4D5C" w:rsidR="00104C7B" w:rsidRDefault="00104C7B" w:rsidP="00104C7B">
      <w:r>
        <w:t xml:space="preserve">Where </w:t>
      </w:r>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oMath>
      <w:r>
        <w:t xml:space="preserve"> is the number of additional skips</w:t>
      </w:r>
      <w:r w:rsidR="007575C5">
        <w:t>, which is</w:t>
      </w:r>
      <w:r>
        <w:t xml:space="preserve"> dependent on the selected scenarios. </w:t>
      </w:r>
    </w:p>
    <w:p w14:paraId="78E613AA" w14:textId="07D996A5" w:rsidR="00B00758" w:rsidRDefault="003D10B1" w:rsidP="001B5479">
      <w:pPr>
        <w:pStyle w:val="Heading3"/>
      </w:pPr>
      <w:bookmarkStart w:id="90" w:name="_Toc121522857"/>
      <w:r>
        <w:t>Solver</w:t>
      </w:r>
      <w:bookmarkEnd w:id="90"/>
    </w:p>
    <w:p w14:paraId="2FE35975" w14:textId="7FE6AD65" w:rsidR="00C02655" w:rsidRDefault="00AC4D7D" w:rsidP="00C02655">
      <w:r>
        <w:t xml:space="preserve">The problem is </w:t>
      </w:r>
      <w:r w:rsidR="003058D5">
        <w:t>described</w:t>
      </w:r>
      <w:r>
        <w:t xml:space="preserve"> in MATLAB and solved with the commercial solver Gurobi through the YALMIP interface. </w:t>
      </w:r>
      <w:r w:rsidR="007317A2">
        <w:t xml:space="preserve">This is done to leverage </w:t>
      </w:r>
      <w:r w:rsidR="000E7696">
        <w:t xml:space="preserve">both </w:t>
      </w:r>
      <w:r w:rsidR="007317A2">
        <w:t>MATLAB’s matrix</w:t>
      </w:r>
      <w:r w:rsidR="007C1226">
        <w:t xml:space="preserve"> computation</w:t>
      </w:r>
      <w:r w:rsidR="007317A2">
        <w:t xml:space="preserve"> capabilities, </w:t>
      </w:r>
      <w:r w:rsidR="00E91522">
        <w:t xml:space="preserve">useful in problems with as many decision variables as this one, </w:t>
      </w:r>
      <w:r w:rsidR="007317A2">
        <w:t>and Gurobi’s versatility</w:t>
      </w:r>
      <w:r w:rsidR="00635174">
        <w:t xml:space="preserve"> and speed</w:t>
      </w:r>
      <w:r w:rsidR="001E7ED3">
        <w:t xml:space="preserve"> with MILP problems</w:t>
      </w:r>
      <w:r w:rsidR="000B6315">
        <w:t xml:space="preserve">. </w:t>
      </w:r>
    </w:p>
    <w:p w14:paraId="7CFD5CFF" w14:textId="77777777" w:rsidR="00795E93" w:rsidRPr="00C02655" w:rsidRDefault="00795E93" w:rsidP="00C02655"/>
    <w:p w14:paraId="66E73CF1" w14:textId="62BCAC91" w:rsidR="00A13C01" w:rsidRDefault="00A13C01" w:rsidP="00ED6D30">
      <w:pPr>
        <w:pStyle w:val="Heading2"/>
      </w:pPr>
      <w:bookmarkStart w:id="91" w:name="_Toc121522858"/>
      <w:r>
        <w:t>Results</w:t>
      </w:r>
      <w:bookmarkEnd w:id="91"/>
    </w:p>
    <w:p w14:paraId="3F2CEE2C" w14:textId="3C20E3F2" w:rsidR="00834F0A" w:rsidRDefault="00AB190A" w:rsidP="00795E93">
      <w:r>
        <w:t>With the</w:t>
      </w:r>
      <w:r w:rsidR="003058D5">
        <w:t xml:space="preserve"> default</w:t>
      </w:r>
      <w:r>
        <w:t xml:space="preserve"> parameters </w:t>
      </w:r>
      <w:r w:rsidR="00230B95">
        <w:t xml:space="preserve">given in </w:t>
      </w:r>
      <w:r w:rsidR="00100C7F">
        <w:fldChar w:fldCharType="begin"/>
      </w:r>
      <w:r w:rsidR="00100C7F">
        <w:instrText xml:space="preserve"> REF _Ref120036410 \h </w:instrText>
      </w:r>
      <w:r w:rsidR="00100C7F">
        <w:fldChar w:fldCharType="separate"/>
      </w:r>
      <w:r w:rsidR="001B1A4B">
        <w:t xml:space="preserve">Table </w:t>
      </w:r>
      <w:r w:rsidR="001B1A4B">
        <w:rPr>
          <w:noProof/>
        </w:rPr>
        <w:t>3</w:t>
      </w:r>
      <w:r w:rsidR="00100C7F">
        <w:fldChar w:fldCharType="end"/>
      </w:r>
      <w:r w:rsidR="00100C7F">
        <w:t xml:space="preserve">, the model is infeasible. </w:t>
      </w:r>
      <w:r w:rsidR="001F1B49">
        <w:t>With 2 trucks and without adding any skips</w:t>
      </w:r>
      <w:r w:rsidR="001F1B49" w:rsidRPr="00423224">
        <w:rPr>
          <w:i/>
          <w:iCs/>
        </w:rPr>
        <w:t xml:space="preserve">, </w:t>
      </w:r>
      <w:r w:rsidR="00AC4F66" w:rsidRPr="00423224">
        <w:rPr>
          <w:i/>
          <w:iCs/>
        </w:rPr>
        <w:t>there is no combination of schedules that satisfy the constraints</w:t>
      </w:r>
      <w:r w:rsidR="00AC4F66">
        <w:t xml:space="preserve">. </w:t>
      </w:r>
      <w:r w:rsidR="00853B50">
        <w:t xml:space="preserve">In fact, any </w:t>
      </w:r>
      <w:r w:rsidR="00F3550A">
        <w:t>number of additional skips is infeasible with 2 vehicles</w:t>
      </w:r>
      <w:r w:rsidR="00B727A2">
        <w:t xml:space="preserve">, including with the option to add 2 skips at each location. </w:t>
      </w:r>
      <w:r w:rsidR="00960648">
        <w:t xml:space="preserve">This is due to the </w:t>
      </w:r>
      <w:r w:rsidR="00965238">
        <w:t>period</w:t>
      </w:r>
      <w:r w:rsidR="00960648">
        <w:t xml:space="preserve"> time constraint. </w:t>
      </w:r>
    </w:p>
    <w:p w14:paraId="2E79C1A0" w14:textId="32C54F80" w:rsidR="00423224" w:rsidRDefault="00834F0A" w:rsidP="00795E93">
      <w:r>
        <w:t>Additionally, setting the maximum number of vehicles to 3</w:t>
      </w:r>
      <w:r w:rsidR="00B727A2">
        <w:t xml:space="preserve"> with no additional skip is also impossible. </w:t>
      </w:r>
      <w:r>
        <w:t xml:space="preserve">This is simply because skips for which filling rates </w:t>
      </w:r>
      <w:r w:rsidR="00960648">
        <w:t xml:space="preserve">are </w:t>
      </w:r>
      <w:r>
        <w:t xml:space="preserve">higher than 2/3 skip/day require an extra skip </w:t>
      </w:r>
      <w:del w:id="92" w:author="Tilley  Elizabeth" w:date="2023-01-05T17:50:00Z">
        <w:r w:rsidDel="00BD2F40">
          <w:delText>in order to</w:delText>
        </w:r>
      </w:del>
      <w:ins w:id="93" w:author="Tilley  Elizabeth" w:date="2023-01-05T17:50:00Z">
        <w:r w:rsidR="00BD2F40">
          <w:t>so that they do</w:t>
        </w:r>
      </w:ins>
      <w:r>
        <w:t xml:space="preserve"> not overflow over the Saturday-Monday gap.</w:t>
      </w:r>
      <w:r w:rsidR="00E94CB3">
        <w:t xml:space="preserve"> Therefore, </w:t>
      </w:r>
      <w:r w:rsidR="00E94CB3" w:rsidRPr="001D217E">
        <w:rPr>
          <w:i/>
          <w:iCs/>
        </w:rPr>
        <w:t xml:space="preserve">there needs to be at least 3 additional skips to account for the three that fill at a rate of 1 skip/day. </w:t>
      </w:r>
      <w:r w:rsidR="00EC082D">
        <w:t>I</w:t>
      </w:r>
      <w:r w:rsidR="00697DCB">
        <w:t>n this case, however, the model finds that at least 4 trucks are require</w:t>
      </w:r>
      <w:r w:rsidR="00E06EE2">
        <w:t>d, because of the time per period constraint.</w:t>
      </w:r>
      <w:r w:rsidR="0090688C">
        <w:t xml:space="preserve"> </w:t>
      </w:r>
      <w:r w:rsidR="00423224">
        <w:t xml:space="preserve">When </w:t>
      </w:r>
      <w:r w:rsidR="00DC3FD3">
        <w:t>5</w:t>
      </w:r>
      <w:r w:rsidR="00423224">
        <w:t xml:space="preserve"> additional skips are allowed</w:t>
      </w:r>
      <w:r w:rsidR="00DC3FD3">
        <w:t xml:space="preserve"> (or 4 when two can be added to a single skip location)</w:t>
      </w:r>
      <w:r w:rsidR="00423224">
        <w:t xml:space="preserve">, only 3 trucks are </w:t>
      </w:r>
      <w:r w:rsidR="00423224">
        <w:lastRenderedPageBreak/>
        <w:t xml:space="preserve">needed. </w:t>
      </w:r>
      <w:del w:id="94" w:author="Tilley  Elizabeth" w:date="2023-01-06T10:18:00Z">
        <w:r w:rsidR="005866E8" w:rsidDel="0064540B">
          <w:rPr>
            <w:i/>
            <w:iCs/>
          </w:rPr>
          <w:delText>Alternatively</w:delText>
        </w:r>
      </w:del>
      <w:ins w:id="95" w:author="Tilley  Elizabeth" w:date="2023-01-06T10:18:00Z">
        <w:r w:rsidR="0064540B">
          <w:rPr>
            <w:i/>
            <w:iCs/>
          </w:rPr>
          <w:t>Alternatively,</w:t>
        </w:r>
      </w:ins>
      <w:r w:rsidR="005866E8">
        <w:rPr>
          <w:i/>
          <w:iCs/>
        </w:rPr>
        <w:t xml:space="preserve"> there could be</w:t>
      </w:r>
      <w:r w:rsidR="005866E8" w:rsidRPr="0020109B">
        <w:rPr>
          <w:i/>
          <w:iCs/>
        </w:rPr>
        <w:t xml:space="preserve"> exceptional collections on Sunday just for skips that absolutely need it</w:t>
      </w:r>
      <w:r w:rsidR="00423224">
        <w:t>, which would provide additional time and allow more flexibility in the selection of scenarios for the quickly filling skips.</w:t>
      </w:r>
      <w:r w:rsidR="005866E8">
        <w:t xml:space="preserve"> This </w:t>
      </w:r>
      <w:ins w:id="96" w:author="Tilley  Elizabeth" w:date="2023-01-05T17:50:00Z">
        <w:r w:rsidR="00BD2F40">
          <w:t xml:space="preserve">scenario </w:t>
        </w:r>
      </w:ins>
      <w:r w:rsidR="005866E8">
        <w:t>may result in higher labour costs, and depends on local organization</w:t>
      </w:r>
      <w:r w:rsidR="00E1372A">
        <w:t xml:space="preserve"> and labour laws</w:t>
      </w:r>
      <w:r w:rsidR="005866E8">
        <w:t xml:space="preserve">. </w:t>
      </w:r>
      <w:r w:rsidR="0090688C">
        <w:t>In the current state of the system,</w:t>
      </w:r>
      <w:r w:rsidR="001D217E">
        <w:t xml:space="preserve"> 4 trucks </w:t>
      </w:r>
      <w:del w:id="97" w:author="Tilley  Elizabeth" w:date="2023-01-05T17:50:00Z">
        <w:r w:rsidR="001D217E" w:rsidDel="00BD2F40">
          <w:delText>is</w:delText>
        </w:r>
      </w:del>
      <w:ins w:id="98" w:author="Tilley  Elizabeth" w:date="2023-01-05T17:50:00Z">
        <w:r w:rsidR="00BD2F40">
          <w:t>are</w:t>
        </w:r>
      </w:ins>
      <w:r w:rsidR="001D217E">
        <w:t xml:space="preserve"> not considered beneficial</w:t>
      </w:r>
      <w:r w:rsidR="0090688C">
        <w:t xml:space="preserve">. </w:t>
      </w:r>
      <w:r w:rsidR="001D217E">
        <w:t>The</w:t>
      </w:r>
      <w:r w:rsidR="0090688C">
        <w:t xml:space="preserve"> cost of a new truck</w:t>
      </w:r>
      <w:r w:rsidR="001D217E">
        <w:t xml:space="preserve"> is estimated</w:t>
      </w:r>
      <w:r w:rsidR="0090688C">
        <w:t xml:space="preserve"> at </w:t>
      </w:r>
      <w:r w:rsidR="00F21B45">
        <w:t>MWK</w:t>
      </w:r>
      <w:r w:rsidR="0090688C">
        <w:t xml:space="preserve">20 Mio. </w:t>
      </w:r>
      <w:r w:rsidR="00B42A4F">
        <w:t xml:space="preserve">with a yearly maintenance cost of 8% = </w:t>
      </w:r>
      <w:r w:rsidR="00F21B45">
        <w:t>MWK</w:t>
      </w:r>
      <w:r w:rsidR="00B42A4F">
        <w:t xml:space="preserve">1.6 Mio. (based on </w:t>
      </w:r>
      <w:r w:rsidR="00B42A4F">
        <w:fldChar w:fldCharType="begin"/>
      </w:r>
      <w:r w:rsidR="00B42A4F">
        <w:instrText xml:space="preserve"> ADDIN ZOTERO_ITEM CSL_CITATION {"citationID":"UkyElYuf","properties":{"formattedCitation":"(Coffey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B42A4F">
        <w:fldChar w:fldCharType="separate"/>
      </w:r>
      <w:r w:rsidR="00B42A4F" w:rsidRPr="00B42A4F">
        <w:rPr>
          <w:rFonts w:cs="Times"/>
        </w:rPr>
        <w:t>(Coffey &amp; Coad, 2010)</w:t>
      </w:r>
      <w:r w:rsidR="00B42A4F">
        <w:fldChar w:fldCharType="end"/>
      </w:r>
      <w:r w:rsidR="001D217E">
        <w:t xml:space="preserve">), and the cost of a new skip is estimated at </w:t>
      </w:r>
      <w:r w:rsidR="00F21B45">
        <w:t>MWK</w:t>
      </w:r>
      <w:r w:rsidR="001D217E">
        <w:t>3 Mio. No savings in operational costs is found for the same number of skips and a higher number of trucks, and the case with 4 trucks and 3 additional skips is considerably more expensive than</w:t>
      </w:r>
      <w:r w:rsidR="000F0997">
        <w:t xml:space="preserve"> all</w:t>
      </w:r>
      <w:r w:rsidR="001D217E">
        <w:t xml:space="preserve"> the feasible cases with 3 trucks.</w:t>
      </w:r>
      <w:r w:rsidR="00423224">
        <w:t xml:space="preserve"> </w:t>
      </w:r>
      <w:r w:rsidR="00423224" w:rsidRPr="00423224">
        <w:rPr>
          <w:i/>
          <w:iCs/>
        </w:rPr>
        <w:t>The number of trucks does not decrease operational efficiency, but determine</w:t>
      </w:r>
      <w:r w:rsidR="00E1372A">
        <w:rPr>
          <w:i/>
          <w:iCs/>
        </w:rPr>
        <w:t>s</w:t>
      </w:r>
      <w:r w:rsidR="00423224" w:rsidRPr="00423224">
        <w:rPr>
          <w:i/>
          <w:iCs/>
        </w:rPr>
        <w:t xml:space="preserve"> the feasibility based on the time constraints.</w:t>
      </w:r>
    </w:p>
    <w:p w14:paraId="2E160345" w14:textId="561E392D" w:rsidR="00834F0A" w:rsidRDefault="00621C71" w:rsidP="00795E93">
      <w:r>
        <w:t xml:space="preserve">The maximum number of added skips to the system to be analysed is 15, considered to be well above the current budget of the service. Because of the operation described in </w:t>
      </w:r>
      <w:r>
        <w:fldChar w:fldCharType="begin"/>
      </w:r>
      <w:r>
        <w:instrText xml:space="preserve"> REF _Ref120106706 \h </w:instrText>
      </w:r>
      <w:r>
        <w:fldChar w:fldCharType="separate"/>
      </w:r>
      <w:r w:rsidR="001B1A4B">
        <w:t xml:space="preserve">Figure </w:t>
      </w:r>
      <w:r w:rsidR="001B1A4B">
        <w:rPr>
          <w:noProof/>
        </w:rPr>
        <w:t>17</w:t>
      </w:r>
      <w:r>
        <w:fldChar w:fldCharType="end"/>
      </w:r>
      <w:r>
        <w:t>,</w:t>
      </w:r>
      <w:r w:rsidR="00A05CA2">
        <w:t xml:space="preserve"> each vehicle starts the period with an empty skip. Therefore, </w:t>
      </w:r>
      <w:r w:rsidR="00423224">
        <w:t xml:space="preserve">in the following analysis, </w:t>
      </w:r>
      <w:r w:rsidR="00A05CA2">
        <w:t>a maximum of 12 skips can be adde</w:t>
      </w:r>
      <w:r w:rsidR="00423224">
        <w:t>d at existing skip locations</w:t>
      </w:r>
      <w:r w:rsidR="00A05CA2">
        <w:t xml:space="preserve">. </w:t>
      </w:r>
    </w:p>
    <w:p w14:paraId="067A5040" w14:textId="7F1E3E8E" w:rsidR="00BB0154" w:rsidRDefault="00E1372A" w:rsidP="00795E93">
      <w:r>
        <w:t>As previously mentioned, w</w:t>
      </w:r>
      <w:r w:rsidR="00B727A2">
        <w:t xml:space="preserve">hen only 1 skip is allowed to be added to each location and assuming 3 trucks are operating, it takes </w:t>
      </w:r>
      <w:r w:rsidR="00E94CB3">
        <w:t xml:space="preserve">5 </w:t>
      </w:r>
      <w:r w:rsidR="002816A0">
        <w:t xml:space="preserve">total </w:t>
      </w:r>
      <w:r w:rsidR="00E94CB3">
        <w:t xml:space="preserve">additional skips for the problem to be feasible. When 2 additional skips are allowed at each location, it takes 4 additional skips. </w:t>
      </w:r>
      <w:r w:rsidR="002816A0">
        <w:fldChar w:fldCharType="begin"/>
      </w:r>
      <w:r w:rsidR="002816A0">
        <w:instrText xml:space="preserve"> REF _Ref121114951 \h </w:instrText>
      </w:r>
      <w:r w:rsidR="002816A0">
        <w:fldChar w:fldCharType="separate"/>
      </w:r>
      <w:r w:rsidR="001B1A4B">
        <w:t xml:space="preserve">Figure </w:t>
      </w:r>
      <w:r w:rsidR="001B1A4B">
        <w:rPr>
          <w:noProof/>
        </w:rPr>
        <w:t>18</w:t>
      </w:r>
      <w:r w:rsidR="002816A0">
        <w:fldChar w:fldCharType="end"/>
      </w:r>
      <w:r w:rsidR="002816A0">
        <w:t xml:space="preserve"> shows the </w:t>
      </w:r>
      <w:r w:rsidR="00836AAF">
        <w:t xml:space="preserve">total costs dependent on the maximum total additional skips for both 1 and 2 maximum additional </w:t>
      </w:r>
      <w:del w:id="99" w:author="Tilley  Elizabeth" w:date="2023-01-05T17:52:00Z">
        <w:r w:rsidR="00836AAF" w:rsidDel="00BD2F40">
          <w:delText>skip</w:delText>
        </w:r>
      </w:del>
      <w:ins w:id="100" w:author="Tilley  Elizabeth" w:date="2023-01-05T17:52:00Z">
        <w:r w:rsidR="00BD2F40">
          <w:t>skips</w:t>
        </w:r>
      </w:ins>
      <w:r w:rsidR="00836AAF">
        <w:t xml:space="preserve"> at each location.</w:t>
      </w:r>
      <w:r w:rsidR="003C3B78">
        <w:t xml:space="preserve"> The difference in cost</w:t>
      </w:r>
      <w:del w:id="101" w:author="Tilley  Elizabeth" w:date="2023-01-05T17:52:00Z">
        <w:r w:rsidR="003C3B78" w:rsidDel="00BD2F40">
          <w:delText>s</w:delText>
        </w:r>
      </w:del>
      <w:r w:rsidR="003C3B78">
        <w:t xml:space="preserve"> is negligible when few skips are added, but increases to </w:t>
      </w:r>
      <w:commentRangeStart w:id="102"/>
      <w:r w:rsidR="005324AB">
        <w:t>MWK</w:t>
      </w:r>
      <w:r w:rsidR="00E77FF6">
        <w:t>21000</w:t>
      </w:r>
      <w:commentRangeEnd w:id="102"/>
      <w:r w:rsidR="00BD2F40">
        <w:rPr>
          <w:rStyle w:val="CommentReference"/>
        </w:rPr>
        <w:commentReference w:id="102"/>
      </w:r>
      <w:r w:rsidR="00E77FF6">
        <w:t xml:space="preserve"> per week</w:t>
      </w:r>
      <w:r w:rsidR="00423224">
        <w:t xml:space="preserve"> (</w:t>
      </w:r>
      <w:r w:rsidR="00FB475A">
        <w:t>1.6% of total</w:t>
      </w:r>
      <w:r w:rsidR="00EC082D">
        <w:t xml:space="preserve"> weekly</w:t>
      </w:r>
      <w:r w:rsidR="00FB475A">
        <w:t xml:space="preserve"> costs)</w:t>
      </w:r>
      <w:r w:rsidR="003C3B78">
        <w:t xml:space="preserve"> as more</w:t>
      </w:r>
      <w:r w:rsidR="0090688C">
        <w:t xml:space="preserve"> additional</w:t>
      </w:r>
      <w:r w:rsidR="003C3B78">
        <w:t xml:space="preserve"> skips are made available. </w:t>
      </w:r>
      <w:r w:rsidR="00BB0154">
        <w:t xml:space="preserve">When a maximum of 1 skip can be added to each location, adding more than 10 skips does not result in </w:t>
      </w:r>
      <w:r w:rsidR="00EC082D">
        <w:t>marginal</w:t>
      </w:r>
      <w:r w:rsidR="00BB0154">
        <w:t xml:space="preserve"> operational cost savings. </w:t>
      </w:r>
      <w:r w:rsidR="00DC3FD3">
        <w:t xml:space="preserve">The first additional skip saves </w:t>
      </w:r>
      <w:r w:rsidR="005324AB">
        <w:t>MWK</w:t>
      </w:r>
      <w:r w:rsidR="00DC3FD3">
        <w:t xml:space="preserve">13600 per week (1% of costs). </w:t>
      </w:r>
      <w:r>
        <w:t>This additional skip, assuming a cost of</w:t>
      </w:r>
      <w:r w:rsidR="005324AB" w:rsidRPr="005324AB">
        <w:t xml:space="preserve"> </w:t>
      </w:r>
      <w:r w:rsidR="005324AB">
        <w:t>MWK</w:t>
      </w:r>
      <w:r>
        <w:t xml:space="preserve">3 Mio., would be of net value after 221 weeks, or 4 years and 3 months.  </w:t>
      </w:r>
    </w:p>
    <w:p w14:paraId="60AA04C3" w14:textId="34A59F89" w:rsidR="00697DCB" w:rsidRDefault="002816A0" w:rsidP="00795E93">
      <w:r>
        <w:t xml:space="preserve">Adding skips </w:t>
      </w:r>
      <w:r w:rsidR="00BB0154">
        <w:t>can decrease</w:t>
      </w:r>
      <w:r>
        <w:t xml:space="preserve"> </w:t>
      </w:r>
      <w:r w:rsidR="00AA47E6">
        <w:t>the total weekly costs</w:t>
      </w:r>
      <w:r w:rsidR="006E3A9C">
        <w:t xml:space="preserve"> through two mechanisms. First, splitting the filling rate in </w:t>
      </w:r>
      <w:r w:rsidR="00BB0154">
        <w:t>2</w:t>
      </w:r>
      <w:r w:rsidR="006E3A9C">
        <w:t xml:space="preserve"> halves</w:t>
      </w:r>
      <w:r w:rsidR="00BB0154">
        <w:t xml:space="preserve"> (with 1 additional skip)</w:t>
      </w:r>
      <w:r w:rsidR="006E3A9C">
        <w:t xml:space="preserve"> or </w:t>
      </w:r>
      <w:r w:rsidR="00BB0154">
        <w:t>3</w:t>
      </w:r>
      <w:r w:rsidR="006E3A9C">
        <w:t xml:space="preserve"> third</w:t>
      </w:r>
      <w:r w:rsidR="00623A57">
        <w:t>s</w:t>
      </w:r>
      <w:r w:rsidR="006E3A9C">
        <w:t xml:space="preserve"> </w:t>
      </w:r>
      <w:r w:rsidR="00BB0154">
        <w:t xml:space="preserve">(with 2 additional skips) </w:t>
      </w:r>
      <w:r w:rsidR="006E3A9C">
        <w:t xml:space="preserve">may result </w:t>
      </w:r>
      <w:r w:rsidR="006E3A9C" w:rsidRPr="00602C16">
        <w:rPr>
          <w:i/>
          <w:iCs/>
        </w:rPr>
        <w:t>in assigning a more efficient schedule, with less total servicing over the week</w:t>
      </w:r>
      <w:r w:rsidR="006E3A9C">
        <w:t xml:space="preserve">. For example, a skip filling at 0.5 skip/day will need minimum </w:t>
      </w:r>
      <w:r w:rsidR="00084680">
        <w:t>5</w:t>
      </w:r>
      <w:r w:rsidR="006E3A9C">
        <w:t xml:space="preserve"> collections per week, according to the feasible scenarios. Two skips filling at 0.25 skip/day only need 2 collections per week each, resulting in 4 every week.</w:t>
      </w:r>
      <w:r w:rsidR="00A12EA0">
        <w:t xml:space="preserve"> </w:t>
      </w:r>
      <w:r w:rsidR="006E3A9C">
        <w:t xml:space="preserve">The second reason for cost saving is the </w:t>
      </w:r>
      <w:r w:rsidR="0031234F" w:rsidRPr="00602C16">
        <w:rPr>
          <w:i/>
          <w:iCs/>
        </w:rPr>
        <w:t>increase in flexibility, which allows for less operating periods in a week</w:t>
      </w:r>
      <w:r w:rsidR="0031234F">
        <w:t>.</w:t>
      </w:r>
      <w:r w:rsidR="00623A57">
        <w:t xml:space="preserve"> In the model, there is an incentive to minimize the number of periods because of the fuel costs of travelling between the dump and the depot at the end of </w:t>
      </w:r>
      <w:r w:rsidR="0034548D">
        <w:t>each</w:t>
      </w:r>
      <w:r w:rsidR="00623A57">
        <w:t xml:space="preserve"> period.</w:t>
      </w:r>
      <w:r w:rsidR="00BB0154">
        <w:t xml:space="preserve"> The two effects </w:t>
      </w:r>
      <w:r w:rsidR="0034548D">
        <w:t>can be seen</w:t>
      </w:r>
      <w:r w:rsidR="00BB0154">
        <w:t xml:space="preserve"> in </w:t>
      </w:r>
      <w:r w:rsidR="00BB0154">
        <w:fldChar w:fldCharType="begin"/>
      </w:r>
      <w:r w:rsidR="00BB0154">
        <w:instrText xml:space="preserve"> REF _Ref121122870 \h </w:instrText>
      </w:r>
      <w:r w:rsidR="00BB0154">
        <w:fldChar w:fldCharType="separate"/>
      </w:r>
      <w:r w:rsidR="001B1A4B">
        <w:t xml:space="preserve">Figure </w:t>
      </w:r>
      <w:r w:rsidR="001B1A4B">
        <w:rPr>
          <w:noProof/>
        </w:rPr>
        <w:t>19</w:t>
      </w:r>
      <w:r w:rsidR="00BB0154">
        <w:fldChar w:fldCharType="end"/>
      </w:r>
      <w:r w:rsidR="00BB0154">
        <w:t xml:space="preserve">. </w:t>
      </w:r>
      <w:r w:rsidR="00623A57">
        <w:t xml:space="preserve"> </w:t>
      </w:r>
      <w:r w:rsidR="0034548D">
        <w:t xml:space="preserve">The average costs per period decrease until the schedule can be reshuffled and there is one less period. </w:t>
      </w:r>
      <w:r w:rsidR="00960648">
        <w:t xml:space="preserve">Therefore, </w:t>
      </w:r>
      <w:r w:rsidR="00960648" w:rsidRPr="00602C16">
        <w:rPr>
          <w:i/>
          <w:iCs/>
        </w:rPr>
        <w:t xml:space="preserve">additional skips are not always added where the filling rates are the highest, </w:t>
      </w:r>
      <w:r w:rsidR="00960648" w:rsidRPr="00602C16">
        <w:rPr>
          <w:i/>
          <w:iCs/>
        </w:rPr>
        <w:lastRenderedPageBreak/>
        <w:t xml:space="preserve">but where it is most strategic </w:t>
      </w:r>
      <w:del w:id="103" w:author="Tilley  Elizabeth" w:date="2023-01-05T18:09:00Z">
        <w:r w:rsidR="00960648" w:rsidRPr="00602C16" w:rsidDel="00597221">
          <w:rPr>
            <w:i/>
            <w:iCs/>
          </w:rPr>
          <w:delText>in order to</w:delText>
        </w:r>
      </w:del>
      <w:ins w:id="104" w:author="Tilley  Elizabeth" w:date="2023-01-05T18:09:00Z">
        <w:r w:rsidR="00597221" w:rsidRPr="00602C16">
          <w:rPr>
            <w:i/>
            <w:iCs/>
          </w:rPr>
          <w:t>to</w:t>
        </w:r>
      </w:ins>
      <w:r w:rsidR="00960648" w:rsidRPr="00602C16">
        <w:rPr>
          <w:i/>
          <w:iCs/>
        </w:rPr>
        <w:t xml:space="preserve"> eliminate overflowing, minimize spending by maximizing skip utilization, and decreasing the number of periods in which the service operates</w:t>
      </w:r>
      <w:r w:rsidR="00960648">
        <w:t>.</w:t>
      </w:r>
    </w:p>
    <w:p w14:paraId="7B3524E4" w14:textId="3D899240" w:rsidR="00795E93" w:rsidRDefault="00A21430" w:rsidP="00795E93">
      <w:r>
        <w:t>With 3 vehicles</w:t>
      </w:r>
      <w:ins w:id="105" w:author="Tilley  Elizabeth" w:date="2023-01-05T18:10:00Z">
        <w:r w:rsidR="00597221">
          <w:t xml:space="preserve"> and</w:t>
        </w:r>
      </w:ins>
      <w:del w:id="106" w:author="Tilley  Elizabeth" w:date="2023-01-05T18:10:00Z">
        <w:r w:rsidR="00084680" w:rsidDel="00597221">
          <w:delText>,</w:delText>
        </w:r>
      </w:del>
      <w:r w:rsidR="00084680">
        <w:t xml:space="preserve"> </w:t>
      </w:r>
      <w:r>
        <w:t xml:space="preserve">the option to add one skip to each location, the least capital extensive </w:t>
      </w:r>
      <w:r w:rsidR="00C85AA3">
        <w:t xml:space="preserve">option is </w:t>
      </w:r>
      <w:commentRangeStart w:id="107"/>
      <w:r w:rsidR="00AD7437">
        <w:t>5</w:t>
      </w:r>
      <w:r w:rsidR="00C85AA3">
        <w:t xml:space="preserve"> total additional skips</w:t>
      </w:r>
      <w:commentRangeEnd w:id="107"/>
      <w:r w:rsidR="00597221">
        <w:rPr>
          <w:rStyle w:val="CommentReference"/>
        </w:rPr>
        <w:commentReference w:id="107"/>
      </w:r>
      <w:r w:rsidR="00F04880">
        <w:t xml:space="preserve">. The </w:t>
      </w:r>
      <w:r>
        <w:t xml:space="preserve">resulting schedule and expenses </w:t>
      </w:r>
      <w:r w:rsidR="00F04880">
        <w:t xml:space="preserve">are shown in </w:t>
      </w:r>
      <w:r w:rsidR="001F144A">
        <w:fldChar w:fldCharType="begin"/>
      </w:r>
      <w:r w:rsidR="001F144A">
        <w:instrText xml:space="preserve"> REF _Ref120308857 \h </w:instrText>
      </w:r>
      <w:r w:rsidR="001F144A">
        <w:fldChar w:fldCharType="separate"/>
      </w:r>
      <w:r w:rsidR="001B1A4B">
        <w:t xml:space="preserve">Figure </w:t>
      </w:r>
      <w:r w:rsidR="001B1A4B">
        <w:rPr>
          <w:noProof/>
        </w:rPr>
        <w:t>20</w:t>
      </w:r>
      <w:r w:rsidR="001F144A">
        <w:fldChar w:fldCharType="end"/>
      </w:r>
      <w:r w:rsidR="001F144A">
        <w:t>-</w:t>
      </w:r>
      <w:r w:rsidR="001F144A">
        <w:fldChar w:fldCharType="begin"/>
      </w:r>
      <w:r w:rsidR="001F144A">
        <w:instrText xml:space="preserve"> REF _Ref120308861 \h </w:instrText>
      </w:r>
      <w:r w:rsidR="001F144A">
        <w:fldChar w:fldCharType="separate"/>
      </w:r>
      <w:r w:rsidR="001B1A4B">
        <w:t xml:space="preserve">Figure </w:t>
      </w:r>
      <w:r w:rsidR="001B1A4B">
        <w:rPr>
          <w:noProof/>
        </w:rPr>
        <w:t>22</w:t>
      </w:r>
      <w:r w:rsidR="001F144A">
        <w:fldChar w:fldCharType="end"/>
      </w:r>
      <w:r w:rsidR="001F144A">
        <w:t>. The total costs for a week is MWK1.39</w:t>
      </w:r>
      <w:r>
        <w:t>1</w:t>
      </w:r>
      <w:r w:rsidR="004F1699">
        <w:t>mio</w:t>
      </w:r>
      <w:r w:rsidR="001F144A">
        <w:t xml:space="preserve">. </w:t>
      </w:r>
    </w:p>
    <w:p w14:paraId="231F2C50" w14:textId="77777777" w:rsidR="00960648" w:rsidRDefault="00960648" w:rsidP="00960648">
      <w:pPr>
        <w:keepNext/>
        <w:jc w:val="center"/>
      </w:pPr>
      <w:r>
        <w:rPr>
          <w:noProof/>
        </w:rPr>
        <w:drawing>
          <wp:inline distT="0" distB="0" distL="0" distR="0" wp14:anchorId="5B1F1C7C" wp14:editId="11A3A852">
            <wp:extent cx="5731510" cy="3617595"/>
            <wp:effectExtent l="0" t="0" r="2540" b="1905"/>
            <wp:docPr id="14" name="Chart 14">
              <a:extLst xmlns:a="http://schemas.openxmlformats.org/drawingml/2006/main">
                <a:ext uri="{FF2B5EF4-FFF2-40B4-BE49-F238E27FC236}">
                  <a16:creationId xmlns:a16="http://schemas.microsoft.com/office/drawing/2014/main" id="{777D7E4F-7744-418F-8E74-5C43E3E7D2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DF3C423" w14:textId="21A167B7" w:rsidR="00960648" w:rsidRDefault="00960648" w:rsidP="00597221">
      <w:pPr>
        <w:pStyle w:val="Caption"/>
      </w:pPr>
      <w:bookmarkStart w:id="108" w:name="_Ref121114951"/>
      <w:bookmarkStart w:id="109" w:name="_Ref121114946"/>
      <w:r>
        <w:t xml:space="preserve">Figure </w:t>
      </w:r>
      <w:r w:rsidR="00A562F9">
        <w:fldChar w:fldCharType="begin"/>
      </w:r>
      <w:r w:rsidR="00A562F9">
        <w:instrText xml:space="preserve"> SEQ Figure \* ARABIC </w:instrText>
      </w:r>
      <w:r w:rsidR="00A562F9">
        <w:fldChar w:fldCharType="separate"/>
      </w:r>
      <w:r w:rsidR="001B1A4B">
        <w:rPr>
          <w:noProof/>
        </w:rPr>
        <w:t>18</w:t>
      </w:r>
      <w:r w:rsidR="00A562F9">
        <w:rPr>
          <w:noProof/>
        </w:rPr>
        <w:fldChar w:fldCharType="end"/>
      </w:r>
      <w:bookmarkEnd w:id="108"/>
      <w:r>
        <w:t xml:space="preserve"> Costs for additional skips with a maximum of 1 and 2 additional skips at each existing skip location</w:t>
      </w:r>
      <w:bookmarkEnd w:id="109"/>
    </w:p>
    <w:p w14:paraId="0BB87312" w14:textId="77777777" w:rsidR="00960648" w:rsidRDefault="00960648" w:rsidP="00960648"/>
    <w:p w14:paraId="3E2332DC" w14:textId="77777777" w:rsidR="00960648" w:rsidRDefault="00960648" w:rsidP="00960648">
      <w:pPr>
        <w:keepNext/>
        <w:jc w:val="center"/>
      </w:pPr>
      <w:r>
        <w:rPr>
          <w:noProof/>
        </w:rPr>
        <w:lastRenderedPageBreak/>
        <w:drawing>
          <wp:inline distT="0" distB="0" distL="0" distR="0" wp14:anchorId="09AA49C0" wp14:editId="6AEA6594">
            <wp:extent cx="4556760" cy="2590800"/>
            <wp:effectExtent l="0" t="0" r="15240" b="0"/>
            <wp:docPr id="13" name="Chart 13">
              <a:extLst xmlns:a="http://schemas.openxmlformats.org/drawingml/2006/main">
                <a:ext uri="{FF2B5EF4-FFF2-40B4-BE49-F238E27FC236}">
                  <a16:creationId xmlns:a16="http://schemas.microsoft.com/office/drawing/2014/main" id="{1DC6A098-E2EB-4AD4-9FD7-BEB71F39B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62FA09" w14:textId="1FBAD722" w:rsidR="00960648" w:rsidRPr="002816A0" w:rsidRDefault="00960648" w:rsidP="00597221">
      <w:pPr>
        <w:pStyle w:val="Caption"/>
      </w:pPr>
      <w:bookmarkStart w:id="110" w:name="_Ref121122870"/>
      <w:r>
        <w:t xml:space="preserve">Figure </w:t>
      </w:r>
      <w:r w:rsidR="00A562F9">
        <w:fldChar w:fldCharType="begin"/>
      </w:r>
      <w:r w:rsidR="00A562F9">
        <w:instrText xml:space="preserve"> SEQ Figure \* ARABIC </w:instrText>
      </w:r>
      <w:r w:rsidR="00A562F9">
        <w:fldChar w:fldCharType="separate"/>
      </w:r>
      <w:r w:rsidR="001B1A4B">
        <w:rPr>
          <w:noProof/>
        </w:rPr>
        <w:t>19</w:t>
      </w:r>
      <w:r w:rsidR="00A562F9">
        <w:rPr>
          <w:noProof/>
        </w:rPr>
        <w:fldChar w:fldCharType="end"/>
      </w:r>
      <w:bookmarkEnd w:id="110"/>
      <w:r>
        <w:t xml:space="preserve"> Weekly average cost </w:t>
      </w:r>
      <w:commentRangeStart w:id="111"/>
      <w:commentRangeStart w:id="112"/>
      <w:r>
        <w:t xml:space="preserve">per period dependent </w:t>
      </w:r>
      <w:commentRangeEnd w:id="111"/>
      <w:r w:rsidR="00597221">
        <w:rPr>
          <w:rStyle w:val="CommentReference"/>
          <w:i w:val="0"/>
          <w:iCs w:val="0"/>
          <w:color w:val="auto"/>
        </w:rPr>
        <w:commentReference w:id="111"/>
      </w:r>
      <w:commentRangeEnd w:id="112"/>
      <w:r w:rsidR="0064540B">
        <w:rPr>
          <w:rStyle w:val="CommentReference"/>
          <w:i w:val="0"/>
          <w:iCs w:val="0"/>
          <w:color w:val="auto"/>
        </w:rPr>
        <w:commentReference w:id="112"/>
      </w:r>
      <w:r>
        <w:t>on the total number of added skips</w:t>
      </w:r>
    </w:p>
    <w:p w14:paraId="2BA990A7" w14:textId="77777777" w:rsidR="00960648" w:rsidRDefault="00960648" w:rsidP="00795E93"/>
    <w:p w14:paraId="5155DC3E" w14:textId="3B562044" w:rsidR="00472327" w:rsidRDefault="00C234CD" w:rsidP="00472327">
      <w:pPr>
        <w:keepNext/>
        <w:jc w:val="center"/>
      </w:pPr>
      <w:r>
        <w:rPr>
          <w:noProof/>
        </w:rPr>
        <w:drawing>
          <wp:inline distT="0" distB="0" distL="0" distR="0" wp14:anchorId="1577275F" wp14:editId="536E84C1">
            <wp:extent cx="4899660" cy="3674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9660" cy="3674745"/>
                    </a:xfrm>
                    <a:prstGeom prst="rect">
                      <a:avLst/>
                    </a:prstGeom>
                    <a:noFill/>
                    <a:ln>
                      <a:noFill/>
                    </a:ln>
                  </pic:spPr>
                </pic:pic>
              </a:graphicData>
            </a:graphic>
          </wp:inline>
        </w:drawing>
      </w:r>
    </w:p>
    <w:p w14:paraId="6DD2FDEC" w14:textId="4A708BF7" w:rsidR="00F04880" w:rsidRDefault="00472327" w:rsidP="00597221">
      <w:pPr>
        <w:pStyle w:val="Caption"/>
      </w:pPr>
      <w:bookmarkStart w:id="113" w:name="_Ref120308857"/>
      <w:r>
        <w:t xml:space="preserve">Figure </w:t>
      </w:r>
      <w:r w:rsidR="00A562F9">
        <w:fldChar w:fldCharType="begin"/>
      </w:r>
      <w:r w:rsidR="00A562F9">
        <w:instrText xml:space="preserve"> SEQ Figure \* ARABIC </w:instrText>
      </w:r>
      <w:r w:rsidR="00A562F9">
        <w:fldChar w:fldCharType="separate"/>
      </w:r>
      <w:r w:rsidR="001B1A4B">
        <w:rPr>
          <w:noProof/>
        </w:rPr>
        <w:t>20</w:t>
      </w:r>
      <w:r w:rsidR="00A562F9">
        <w:rPr>
          <w:noProof/>
        </w:rPr>
        <w:fldChar w:fldCharType="end"/>
      </w:r>
      <w:bookmarkEnd w:id="113"/>
      <w:r>
        <w:t xml:space="preserve"> Schedule for the existing and added skips. The </w:t>
      </w:r>
      <w:r w:rsidR="0090056A">
        <w:t>skips</w:t>
      </w:r>
      <w:r>
        <w:t xml:space="preserve"> above the horizontal line are added to the system. </w:t>
      </w:r>
      <w:commentRangeStart w:id="114"/>
      <w:r>
        <w:t>Special points (the *, x and +) represent extra-weekly collections</w:t>
      </w:r>
      <w:commentRangeEnd w:id="114"/>
      <w:r w:rsidR="0064540B">
        <w:rPr>
          <w:rStyle w:val="CommentReference"/>
          <w:i w:val="0"/>
          <w:iCs w:val="0"/>
          <w:color w:val="auto"/>
        </w:rPr>
        <w:commentReference w:id="114"/>
      </w:r>
      <w:r w:rsidR="001F144A">
        <w:t xml:space="preserve">. </w:t>
      </w:r>
    </w:p>
    <w:p w14:paraId="1D7B362E" w14:textId="77777777" w:rsidR="00472327" w:rsidRDefault="00472327" w:rsidP="00472327">
      <w:pPr>
        <w:jc w:val="center"/>
      </w:pPr>
    </w:p>
    <w:p w14:paraId="362503A5" w14:textId="5D5AB733" w:rsidR="001F144A" w:rsidRDefault="0090056A" w:rsidP="001F144A">
      <w:pPr>
        <w:keepNext/>
        <w:jc w:val="center"/>
      </w:pPr>
      <w:r>
        <w:rPr>
          <w:noProof/>
        </w:rPr>
        <w:lastRenderedPageBreak/>
        <w:drawing>
          <wp:inline distT="0" distB="0" distL="0" distR="0" wp14:anchorId="677469DE" wp14:editId="6580352A">
            <wp:extent cx="5120640" cy="3840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14:paraId="15A807FE" w14:textId="209A3E14" w:rsidR="00F04880" w:rsidRDefault="001F144A" w:rsidP="00597221">
      <w:pPr>
        <w:pStyle w:val="Caption"/>
      </w:pPr>
      <w:r>
        <w:t xml:space="preserve">Figure </w:t>
      </w:r>
      <w:r w:rsidR="00A562F9">
        <w:fldChar w:fldCharType="begin"/>
      </w:r>
      <w:r w:rsidR="00A562F9">
        <w:instrText xml:space="preserve"> SEQ Figure \* ARABIC </w:instrText>
      </w:r>
      <w:r w:rsidR="00A562F9">
        <w:fldChar w:fldCharType="separate"/>
      </w:r>
      <w:r w:rsidR="001B1A4B">
        <w:rPr>
          <w:noProof/>
        </w:rPr>
        <w:t>21</w:t>
      </w:r>
      <w:r w:rsidR="00A562F9">
        <w:rPr>
          <w:noProof/>
        </w:rPr>
        <w:fldChar w:fldCharType="end"/>
      </w:r>
      <w:r>
        <w:t xml:space="preserve"> Number of skips serviced and number of vehicles operated on each day.</w:t>
      </w:r>
    </w:p>
    <w:p w14:paraId="232274E4" w14:textId="6A77FE39" w:rsidR="001F144A" w:rsidRDefault="0090056A" w:rsidP="001F144A">
      <w:pPr>
        <w:keepNext/>
        <w:jc w:val="center"/>
      </w:pPr>
      <w:r>
        <w:rPr>
          <w:noProof/>
        </w:rPr>
        <w:drawing>
          <wp:inline distT="0" distB="0" distL="0" distR="0" wp14:anchorId="3AAD19A2" wp14:editId="70DD83B4">
            <wp:extent cx="5097780" cy="382333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97780" cy="3823335"/>
                    </a:xfrm>
                    <a:prstGeom prst="rect">
                      <a:avLst/>
                    </a:prstGeom>
                    <a:noFill/>
                    <a:ln>
                      <a:noFill/>
                    </a:ln>
                  </pic:spPr>
                </pic:pic>
              </a:graphicData>
            </a:graphic>
          </wp:inline>
        </w:drawing>
      </w:r>
    </w:p>
    <w:p w14:paraId="08265D41" w14:textId="66FA219B" w:rsidR="00F04880" w:rsidRDefault="001F144A" w:rsidP="00597221">
      <w:pPr>
        <w:pStyle w:val="Caption"/>
      </w:pPr>
      <w:bookmarkStart w:id="115" w:name="_Ref120308861"/>
      <w:r>
        <w:t xml:space="preserve">Figure </w:t>
      </w:r>
      <w:r w:rsidR="00A562F9">
        <w:fldChar w:fldCharType="begin"/>
      </w:r>
      <w:r w:rsidR="00A562F9">
        <w:instrText xml:space="preserve"> SEQ Figure \* ARABIC </w:instrText>
      </w:r>
      <w:r w:rsidR="00A562F9">
        <w:fldChar w:fldCharType="separate"/>
      </w:r>
      <w:r w:rsidR="001B1A4B">
        <w:rPr>
          <w:noProof/>
        </w:rPr>
        <w:t>22</w:t>
      </w:r>
      <w:r w:rsidR="00A562F9">
        <w:rPr>
          <w:noProof/>
        </w:rPr>
        <w:fldChar w:fldCharType="end"/>
      </w:r>
      <w:bookmarkEnd w:id="115"/>
      <w:r>
        <w:t xml:space="preserve"> Costs for each day</w:t>
      </w:r>
      <w:r w:rsidR="0090056A">
        <w:t xml:space="preserve">. </w:t>
      </w:r>
      <w:r w:rsidR="00DC3FD3">
        <w:t>Note</w:t>
      </w:r>
      <w:r w:rsidR="0090056A">
        <w:t xml:space="preserve"> the constant labour costs. </w:t>
      </w:r>
    </w:p>
    <w:p w14:paraId="23E6B544" w14:textId="44D894FD" w:rsidR="00FC1008" w:rsidRDefault="00602C16" w:rsidP="001B5479">
      <w:pPr>
        <w:pStyle w:val="Heading3"/>
      </w:pPr>
      <w:bookmarkStart w:id="116" w:name="_Toc121522859"/>
      <w:r>
        <w:lastRenderedPageBreak/>
        <w:t>Current estimated</w:t>
      </w:r>
      <w:r w:rsidR="00FC1008">
        <w:t xml:space="preserve"> operation</w:t>
      </w:r>
      <w:bookmarkEnd w:id="116"/>
    </w:p>
    <w:p w14:paraId="03FA8E8F" w14:textId="57363893" w:rsidR="007344C6" w:rsidRDefault="002018A6" w:rsidP="007344C6">
      <w:r>
        <w:t>The dump logs are used to estimate the c</w:t>
      </w:r>
      <w:r w:rsidR="003671F4">
        <w:t xml:space="preserve">urrent costs of service. </w:t>
      </w:r>
      <w:r w:rsidR="00C43758">
        <w:t xml:space="preserve">For each arrival event, the distance travelled between </w:t>
      </w:r>
      <w:r w:rsidR="002458B2">
        <w:t>the corresponding</w:t>
      </w:r>
      <w:r w:rsidR="00C43758">
        <w:t xml:space="preserve"> skip and the dump (based on the distances from </w:t>
      </w:r>
      <w:r w:rsidR="00C43758">
        <w:fldChar w:fldCharType="begin"/>
      </w:r>
      <w:r w:rsidR="00C43758">
        <w:instrText xml:space="preserve"> REF _Ref121407820 \r \h </w:instrText>
      </w:r>
      <w:r w:rsidR="00C43758">
        <w:fldChar w:fldCharType="separate"/>
      </w:r>
      <w:r w:rsidR="001B1A4B">
        <w:t>2.2.1</w:t>
      </w:r>
      <w:r w:rsidR="00C43758">
        <w:fldChar w:fldCharType="end"/>
      </w:r>
      <w:r w:rsidR="00C43758">
        <w:t xml:space="preserve">) is computed and the cost is based on the distance cost set in </w:t>
      </w:r>
      <w:r w:rsidR="00C43758">
        <w:fldChar w:fldCharType="begin"/>
      </w:r>
      <w:r w:rsidR="00C43758">
        <w:instrText xml:space="preserve"> REF _Ref120036410 \h </w:instrText>
      </w:r>
      <w:r w:rsidR="00C43758">
        <w:fldChar w:fldCharType="separate"/>
      </w:r>
      <w:r w:rsidR="001B1A4B">
        <w:t xml:space="preserve">Table </w:t>
      </w:r>
      <w:r w:rsidR="001B1A4B">
        <w:rPr>
          <w:noProof/>
        </w:rPr>
        <w:t>3</w:t>
      </w:r>
      <w:r w:rsidR="00C43758">
        <w:fldChar w:fldCharType="end"/>
      </w:r>
      <w:r w:rsidR="00C43758">
        <w:t xml:space="preserve">. </w:t>
      </w:r>
      <w:r w:rsidR="00873674">
        <w:t xml:space="preserve">When the name of a skip in the dump logs matches several in the list of skips, the average distance of the skips matching this name is used. Additionally, when the name is missing, the average of all other dump arrival event distances is used. This </w:t>
      </w:r>
      <w:ins w:id="117" w:author="Tilley  Elizabeth" w:date="2023-01-06T10:28:00Z">
        <w:r w:rsidR="0064540B">
          <w:t xml:space="preserve">assumption </w:t>
        </w:r>
      </w:ins>
      <w:r w:rsidR="00873674">
        <w:t>biases the distance closer to the skips that are emptied more often.</w:t>
      </w:r>
      <w:r w:rsidR="00832311">
        <w:t xml:space="preserve"> </w:t>
      </w:r>
      <w:r w:rsidR="00602C16">
        <w:t>One crew is assumed to be employed for each of the 2 trucks operating</w:t>
      </w:r>
      <w:r w:rsidR="00832311">
        <w:t xml:space="preserve">. </w:t>
      </w:r>
      <w:r w:rsidR="00AC4A09">
        <w:t>F</w:t>
      </w:r>
      <w:r w:rsidR="0065292F">
        <w:t>inally, f</w:t>
      </w:r>
      <w:r w:rsidR="00AC4A09">
        <w:t>or each day</w:t>
      </w:r>
      <w:ins w:id="118" w:author="Tilley  Elizabeth" w:date="2023-01-06T10:28:00Z">
        <w:r w:rsidR="002B2ADB">
          <w:t>,</w:t>
        </w:r>
      </w:ins>
      <w:r w:rsidR="00AC4A09">
        <w:t xml:space="preserve"> </w:t>
      </w:r>
      <w:r w:rsidR="00602C16">
        <w:t xml:space="preserve">in </w:t>
      </w:r>
      <w:del w:id="119" w:author="Tilley  Elizabeth" w:date="2023-01-06T10:28:00Z">
        <w:r w:rsidR="00602C16" w:rsidDel="002B2ADB">
          <w:delText xml:space="preserve">during </w:delText>
        </w:r>
      </w:del>
      <w:r w:rsidR="00602C16">
        <w:t xml:space="preserve">which </w:t>
      </w:r>
      <w:r w:rsidR="00AC4A09">
        <w:t>a</w:t>
      </w:r>
      <w:r w:rsidR="0065292F">
        <w:t>t least one</w:t>
      </w:r>
      <w:r w:rsidR="00AC4A09">
        <w:t xml:space="preserve"> skip arrives at the dump,</w:t>
      </w:r>
      <w:r w:rsidR="0065292F">
        <w:t xml:space="preserve"> the cost of travelling from the depot to the dump and from the dump to the depot multiplied by 2 (the number of vehicles) is added</w:t>
      </w:r>
      <w:r w:rsidR="002B33A2">
        <w:t xml:space="preserve">. </w:t>
      </w:r>
      <w:r w:rsidR="0065292F">
        <w:t>Following this estimation, the</w:t>
      </w:r>
      <w:r w:rsidR="00832311">
        <w:t xml:space="preserve"> average weekly cost of the service is MWK0.</w:t>
      </w:r>
      <w:r w:rsidR="001C426B" w:rsidRPr="001C426B">
        <w:t>422514</w:t>
      </w:r>
      <w:r w:rsidR="00832311">
        <w:t xml:space="preserve"> Mio</w:t>
      </w:r>
      <w:r w:rsidR="00F4137C">
        <w:t>. including MWK0.0</w:t>
      </w:r>
      <w:r w:rsidR="00F4137C" w:rsidRPr="00F4137C">
        <w:t>756</w:t>
      </w:r>
      <w:r w:rsidR="00F4137C">
        <w:t xml:space="preserve"> Mio. </w:t>
      </w:r>
      <w:r w:rsidR="00D34080">
        <w:t>in labour costs.</w:t>
      </w:r>
      <w:r w:rsidR="0065292F">
        <w:t xml:space="preserve"> This average excludes the 4 weeks where the service is not operating at all. </w:t>
      </w:r>
      <w:r w:rsidR="00DB795D">
        <w:t xml:space="preserve"> This </w:t>
      </w:r>
      <w:r w:rsidR="0022397B">
        <w:t xml:space="preserve">operation also results in an average of 53% of days where the 6 inorganic skips in </w:t>
      </w:r>
      <w:r w:rsidR="0022397B">
        <w:fldChar w:fldCharType="begin"/>
      </w:r>
      <w:r w:rsidR="0022397B">
        <w:instrText xml:space="preserve"> REF _Ref117093632 \h </w:instrText>
      </w:r>
      <w:r w:rsidR="0022397B">
        <w:fldChar w:fldCharType="separate"/>
      </w:r>
      <w:r w:rsidR="001B1A4B">
        <w:t xml:space="preserve">Table </w:t>
      </w:r>
      <w:r w:rsidR="001B1A4B">
        <w:rPr>
          <w:noProof/>
        </w:rPr>
        <w:t>1</w:t>
      </w:r>
      <w:r w:rsidR="0022397B">
        <w:fldChar w:fldCharType="end"/>
      </w:r>
      <w:r w:rsidR="0022397B">
        <w:t xml:space="preserve"> are overflowing.</w:t>
      </w:r>
      <w:r w:rsidR="007344C6">
        <w:t xml:space="preserve"> This is 70% lower than the MWK1.391Mio corresponding to the case with 3 vehicles, 5 additional skips and a maximum of 1 additional skip at each existing location.</w:t>
      </w:r>
    </w:p>
    <w:p w14:paraId="3D9A946D" w14:textId="3E3BC3DD" w:rsidR="00FC1008" w:rsidRPr="00FC1008" w:rsidRDefault="00FC1008" w:rsidP="00FC1008"/>
    <w:p w14:paraId="6510C10F" w14:textId="7B4626F0" w:rsidR="008167B2" w:rsidRDefault="00602C16" w:rsidP="001B5479">
      <w:pPr>
        <w:pStyle w:val="Heading3"/>
      </w:pPr>
      <w:bookmarkStart w:id="120" w:name="_Toc121522860"/>
      <w:r>
        <w:t>E</w:t>
      </w:r>
      <w:r w:rsidR="00CD0DA2">
        <w:t>stimate</w:t>
      </w:r>
      <w:r>
        <w:t>d</w:t>
      </w:r>
      <w:r w:rsidR="00CD0DA2">
        <w:t xml:space="preserve"> p</w:t>
      </w:r>
      <w:r w:rsidR="008167B2">
        <w:t>otential of</w:t>
      </w:r>
      <w:r w:rsidR="00D70022">
        <w:t xml:space="preserve"> organic waste separation</w:t>
      </w:r>
      <w:bookmarkEnd w:id="120"/>
    </w:p>
    <w:p w14:paraId="23E7EEC7" w14:textId="7208A83E" w:rsidR="00420F60" w:rsidRDefault="00B24D35" w:rsidP="0024311B">
      <w:r>
        <w:t xml:space="preserve">To evaluate the potential of separating </w:t>
      </w:r>
      <w:ins w:id="121" w:author="Tilley  Elizabeth" w:date="2023-01-06T10:29:00Z">
        <w:r w:rsidR="002B2ADB">
          <w:t xml:space="preserve">organic waste for </w:t>
        </w:r>
      </w:ins>
      <w:r>
        <w:t>composting</w:t>
      </w:r>
      <w:r w:rsidR="00185ACF">
        <w:t xml:space="preserve">, some modifications are made to </w:t>
      </w:r>
      <w:ins w:id="122" w:author="Tilley  Elizabeth" w:date="2023-01-06T10:29:00Z">
        <w:r w:rsidR="002B2ADB">
          <w:t xml:space="preserve">the </w:t>
        </w:r>
      </w:ins>
      <w:r w:rsidR="00531982">
        <w:t>problem in order to</w:t>
      </w:r>
      <w:r w:rsidR="00185ACF">
        <w:t xml:space="preserve"> </w:t>
      </w:r>
      <w:r w:rsidR="00CF49C5">
        <w:t xml:space="preserve">approximate the cost difference. </w:t>
      </w:r>
      <w:r w:rsidR="002D68DD">
        <w:t>No two skips in the dataset are at a distance of less than 2</w:t>
      </w:r>
      <w:r w:rsidR="001B2D10">
        <w:t>4</w:t>
      </w:r>
      <w:r w:rsidR="002D68DD">
        <w:t>0 meters</w:t>
      </w:r>
      <w:r w:rsidR="001B2D10">
        <w:t>. This</w:t>
      </w:r>
      <w:r w:rsidR="002D68DD">
        <w:t xml:space="preserve"> excludes </w:t>
      </w:r>
      <w:r w:rsidR="001B2D10">
        <w:t xml:space="preserve">partitioning the current skips </w:t>
      </w:r>
      <w:r w:rsidR="00A53B93">
        <w:t xml:space="preserve">into </w:t>
      </w:r>
      <w:r w:rsidR="000558F5">
        <w:t>organic and non-organic skips,</w:t>
      </w:r>
      <w:r w:rsidR="00AA2496">
        <w:t xml:space="preserve"> since this would lead to a deterioration in the service to current users of the sk</w:t>
      </w:r>
      <w:r w:rsidR="00E00334">
        <w:t>ips. The users would either not travel the further distance to throw the specific waste into the correct ski</w:t>
      </w:r>
      <w:r w:rsidR="00DC3FD3">
        <w:t>p,</w:t>
      </w:r>
      <w:r w:rsidR="002C6419">
        <w:t xml:space="preserve"> according to</w:t>
      </w:r>
      <w:r w:rsidR="00AB48CA">
        <w:t xml:space="preserve"> Coffee and Coad </w:t>
      </w:r>
      <w:r w:rsidR="00AB48CA">
        <w:fldChar w:fldCharType="begin"/>
      </w:r>
      <w:r w:rsidR="00AB48CA">
        <w:instrText xml:space="preserve"> ADDIN ZOTERO_ITEM CSL_CITATION {"citationID":"cQ1FONej","properties":{"formattedCitation":"(2010)","plainCitation":"(2010)","noteIndex":0},"citationItems":[{"id":575,"uris":["http://zotero.org/users/7260192/items/LCA25PE5"],"itemData":{"id":575,"type":"book","call-number":"TD790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Programme","given":""}],"issued":{"date-parts":[["2010"]]},"citation-key":"coffeyCollectionMunicipalSolid2010"},"label":"page","suppress-author":true}],"schema":"https://github.com/citation-style-language/schema/raw/master/csl-citation.json"} </w:instrText>
      </w:r>
      <w:r w:rsidR="00AB48CA">
        <w:fldChar w:fldCharType="separate"/>
      </w:r>
      <w:r w:rsidR="00B5577A" w:rsidRPr="00B5577A">
        <w:rPr>
          <w:rFonts w:cs="Times"/>
        </w:rPr>
        <w:t>(2010)</w:t>
      </w:r>
      <w:r w:rsidR="00AB48CA">
        <w:fldChar w:fldCharType="end"/>
      </w:r>
      <w:r w:rsidR="00330B41">
        <w:t>. Alternatively, people</w:t>
      </w:r>
      <w:r w:rsidR="00E00334">
        <w:t xml:space="preserve"> would throw inappropriate waste into the organic or inorganic skips</w:t>
      </w:r>
      <w:r w:rsidR="002C6419">
        <w:t xml:space="preserve">. </w:t>
      </w:r>
      <w:r w:rsidR="00330B41">
        <w:t xml:space="preserve"> </w:t>
      </w:r>
    </w:p>
    <w:p w14:paraId="29B7ADCA" w14:textId="6B85FDAC" w:rsidR="008750E8" w:rsidRDefault="00420F60" w:rsidP="0024311B">
      <w:r>
        <w:t xml:space="preserve">Waste separation </w:t>
      </w:r>
      <w:r w:rsidR="00580D74">
        <w:t>is therefore only possible with the</w:t>
      </w:r>
      <w:r w:rsidR="00BF57EE">
        <w:t xml:space="preserve"> considerable</w:t>
      </w:r>
      <w:r w:rsidR="00580D74">
        <w:t xml:space="preserve"> expansion of the system.</w:t>
      </w:r>
      <w:r w:rsidR="0032766E">
        <w:t xml:space="preserve"> </w:t>
      </w:r>
      <w:r w:rsidR="00B10186">
        <w:t xml:space="preserve">A useful case is one in which one skip has been added to each current skip location. </w:t>
      </w:r>
      <w:r w:rsidR="00E1349D">
        <w:t>In this case, the waste collection has doubled</w:t>
      </w:r>
      <w:r w:rsidR="00BA4005">
        <w:t>,</w:t>
      </w:r>
      <w:r w:rsidR="00E1349D">
        <w:t xml:space="preserve"> and though organic waste </w:t>
      </w:r>
      <w:r w:rsidR="00AA303A">
        <w:t xml:space="preserve">represents 60-80% of total waste, </w:t>
      </w:r>
      <w:r w:rsidR="007A0534">
        <w:t xml:space="preserve">its higher density </w:t>
      </w:r>
      <w:r w:rsidR="007D331C">
        <w:t>and imperfect</w:t>
      </w:r>
      <w:r w:rsidR="00BA4005">
        <w:t xml:space="preserve"> sorting let us assume that the filling rates of the added skips is identical to the skips they complement. </w:t>
      </w:r>
      <w:r w:rsidR="00BD10AC">
        <w:t xml:space="preserve">Finally, because the period time utilization is above 95% in all the studied cases, </w:t>
      </w:r>
      <w:r w:rsidR="002D5EF5">
        <w:t xml:space="preserve">it is assumed that the organic and inorganic optimal collection schedules can be </w:t>
      </w:r>
      <w:r w:rsidR="00E108F8">
        <w:t>considered separately.</w:t>
      </w:r>
      <w:r w:rsidR="004E7E6A">
        <w:t xml:space="preserve"> </w:t>
      </w:r>
      <w:r w:rsidR="00347423">
        <w:t xml:space="preserve">The inorganic </w:t>
      </w:r>
      <w:r w:rsidR="00D34AC8">
        <w:t xml:space="preserve">waste </w:t>
      </w:r>
      <w:r w:rsidR="00347423">
        <w:t>schedule corresponds to the case with 3 vehicles</w:t>
      </w:r>
      <w:r w:rsidR="00B50753">
        <w:t xml:space="preserve">, </w:t>
      </w:r>
      <w:r w:rsidR="00347423">
        <w:t>5 additional skips</w:t>
      </w:r>
      <w:r w:rsidR="00B50753">
        <w:t xml:space="preserve"> and a maximum of 1 additional skip at each </w:t>
      </w:r>
      <w:r w:rsidR="00EB0676">
        <w:t>existing</w:t>
      </w:r>
      <w:r w:rsidR="00486BD6">
        <w:t xml:space="preserve"> location</w:t>
      </w:r>
      <w:r w:rsidR="004F1699">
        <w:t>, at a cost of MWK1.391Mio</w:t>
      </w:r>
      <w:ins w:id="123" w:author="Tilley  Elizabeth" w:date="2023-01-06T10:30:00Z">
        <w:r w:rsidR="002B2ADB">
          <w:t>/week (?)</w:t>
        </w:r>
      </w:ins>
      <w:r w:rsidR="004F1699">
        <w:t>.</w:t>
      </w:r>
    </w:p>
    <w:p w14:paraId="62AEB726" w14:textId="1BFC46A0" w:rsidR="00420F60" w:rsidRDefault="00D34AC8" w:rsidP="008750E8">
      <w:r>
        <w:t xml:space="preserve">The organic waste schedule is optimized with the distances and travel times to and from the dump replaced with the </w:t>
      </w:r>
      <w:r w:rsidR="00E1372A">
        <w:t xml:space="preserve">distances related to </w:t>
      </w:r>
      <w:r>
        <w:t xml:space="preserve">composting facility. </w:t>
      </w:r>
      <w:r w:rsidR="00E1372A">
        <w:t xml:space="preserve">In this case, </w:t>
      </w:r>
      <w:r w:rsidR="008750E8">
        <w:t>3 vehicles are needed to make the problem feasible, in addition to 4 additional skips. The weekly cost</w:t>
      </w:r>
      <w:del w:id="124" w:author="Tilley  Elizabeth" w:date="2023-01-06T10:31:00Z">
        <w:r w:rsidR="008750E8" w:rsidDel="002B2ADB">
          <w:delText>s</w:delText>
        </w:r>
      </w:del>
      <w:r w:rsidR="008750E8">
        <w:t xml:space="preserve"> is MWK</w:t>
      </w:r>
      <w:r w:rsidR="008750E8" w:rsidRPr="008750E8">
        <w:t>1</w:t>
      </w:r>
      <w:r w:rsidR="008750E8">
        <w:t>.</w:t>
      </w:r>
      <w:r w:rsidR="008750E8" w:rsidRPr="008750E8">
        <w:t>298</w:t>
      </w:r>
      <w:r w:rsidR="008750E8">
        <w:t xml:space="preserve">Mio. </w:t>
      </w:r>
    </w:p>
    <w:p w14:paraId="382E299D" w14:textId="0D74EBDF" w:rsidR="004F1699" w:rsidRDefault="004F1699" w:rsidP="008750E8">
      <w:commentRangeStart w:id="125"/>
      <w:r>
        <w:lastRenderedPageBreak/>
        <w:t>The sorted weekly costs is therefore MWK</w:t>
      </w:r>
      <w:r w:rsidRPr="004F1699">
        <w:t>2</w:t>
      </w:r>
      <w:r>
        <w:t>.</w:t>
      </w:r>
      <w:r w:rsidRPr="004F1699">
        <w:t>689</w:t>
      </w:r>
      <w:r>
        <w:t>Mio</w:t>
      </w:r>
      <w:commentRangeEnd w:id="125"/>
      <w:r w:rsidR="002B2ADB">
        <w:rPr>
          <w:rStyle w:val="CommentReference"/>
        </w:rPr>
        <w:commentReference w:id="125"/>
      </w:r>
      <w:r>
        <w:t>.</w:t>
      </w:r>
    </w:p>
    <w:p w14:paraId="38D38896" w14:textId="59898D85" w:rsidR="008750E8" w:rsidRDefault="004F1699" w:rsidP="008750E8">
      <w:r>
        <w:t>The case where there is no sorting is simply the inorganic waste schedule doubled, resulting in weekly costs of MWK</w:t>
      </w:r>
      <w:r w:rsidRPr="004F1699">
        <w:t>2.782</w:t>
      </w:r>
      <w:r>
        <w:t>Mio.</w:t>
      </w:r>
    </w:p>
    <w:p w14:paraId="73E3A0D9" w14:textId="26479A82" w:rsidR="00A749F0" w:rsidRDefault="00602C16" w:rsidP="008750E8">
      <w:r>
        <w:t>S</w:t>
      </w:r>
      <w:r w:rsidR="004F1699">
        <w:t>orting</w:t>
      </w:r>
      <w:r>
        <w:t xml:space="preserve"> therefore</w:t>
      </w:r>
      <w:r w:rsidR="004F1699">
        <w:t xml:space="preserve"> results in a 3.84% decrease in costs, and 1 less skip needed to operate. It must be underlined that this assessment is constructed on several layers of assumptions, and that more accurate measures of distances, costs of travel, time of travel, organisational structure</w:t>
      </w:r>
      <w:r w:rsidR="00A749F0">
        <w:t xml:space="preserve"> would be needed to plan accurately. </w:t>
      </w:r>
    </w:p>
    <w:p w14:paraId="2F122F01" w14:textId="2C093B80" w:rsidR="00F457B9" w:rsidRDefault="00602C16" w:rsidP="00ED6D30">
      <w:pPr>
        <w:pStyle w:val="Heading1"/>
      </w:pPr>
      <w:bookmarkStart w:id="126" w:name="_Toc121522861"/>
      <w:r>
        <w:t>Discussion</w:t>
      </w:r>
      <w:bookmarkEnd w:id="126"/>
    </w:p>
    <w:p w14:paraId="03DFEE6D" w14:textId="793C595D" w:rsidR="00077294" w:rsidRDefault="00073364" w:rsidP="00077294">
      <w:pPr>
        <w:pStyle w:val="Heading2"/>
      </w:pPr>
      <w:bookmarkStart w:id="127" w:name="_Toc121522862"/>
      <w:r>
        <w:t>Capital</w:t>
      </w:r>
      <w:r w:rsidR="00BB01B6">
        <w:t xml:space="preserve"> expenditure</w:t>
      </w:r>
      <w:bookmarkEnd w:id="127"/>
    </w:p>
    <w:p w14:paraId="1B3D4A03" w14:textId="34B7E0B5" w:rsidR="00602C16" w:rsidRPr="00602C16" w:rsidRDefault="00CD3C58" w:rsidP="00602C16">
      <w:r>
        <w:t>From the preliminary analysis and optimization, it is clear that the solid waste management service needs additional capital</w:t>
      </w:r>
      <w:r w:rsidR="00ED124F">
        <w:t xml:space="preserve"> to operated correctly. </w:t>
      </w:r>
      <w:del w:id="128" w:author="Tilley  Elizabeth" w:date="2023-01-06T10:32:00Z">
        <w:r w:rsidR="00ED124F" w:rsidDel="002B2ADB">
          <w:delText xml:space="preserve">This </w:delText>
        </w:r>
      </w:del>
      <w:ins w:id="129" w:author="Tilley  Elizabeth" w:date="2023-01-06T10:32:00Z">
        <w:r w:rsidR="002B2ADB">
          <w:t xml:space="preserve">Additional costs would </w:t>
        </w:r>
      </w:ins>
      <w:r w:rsidR="00ED124F">
        <w:t>include</w:t>
      </w:r>
      <w:del w:id="130" w:author="Tilley  Elizabeth" w:date="2023-01-06T10:32:00Z">
        <w:r w:rsidR="00ED124F" w:rsidDel="002B2ADB">
          <w:delText>s</w:delText>
        </w:r>
      </w:del>
      <w:r w:rsidR="00ED124F">
        <w:t xml:space="preserve"> at least </w:t>
      </w:r>
      <w:r w:rsidR="00CF5AC3">
        <w:t>1</w:t>
      </w:r>
      <w:r w:rsidR="00ED124F">
        <w:t xml:space="preserve"> additional truck, and 7 skips</w:t>
      </w:r>
      <w:r w:rsidR="00CF5AC3">
        <w:t xml:space="preserve"> (3 to be used by the 3 trucks and to be parked at the depot and 4 to be added at the current skip locations)</w:t>
      </w:r>
      <w:r w:rsidR="00ED124F">
        <w:t xml:space="preserve">. While the skips may have a marginal impact on operation costs, the trucks </w:t>
      </w:r>
      <w:r w:rsidR="00CF5AC3">
        <w:t>only have an impact on the</w:t>
      </w:r>
      <w:r w:rsidR="00ED124F">
        <w:t xml:space="preserve"> feasibility of</w:t>
      </w:r>
      <w:r w:rsidR="007A2F2E">
        <w:t xml:space="preserve"> operating the system without overflowing</w:t>
      </w:r>
      <w:r w:rsidR="00CF5AC3">
        <w:t xml:space="preserve">. Some changes in operation may decrease the need for additional skips, but their viability has yet to be explored. This includes “borrowing” some skips from locations with several skips to be used during collection rounds, </w:t>
      </w:r>
      <w:ins w:id="131" w:author="Tilley  Elizabeth" w:date="2023-01-06T10:33:00Z">
        <w:r w:rsidR="002B2ADB">
          <w:t xml:space="preserve">and </w:t>
        </w:r>
      </w:ins>
      <w:r w:rsidR="00CF5AC3">
        <w:t xml:space="preserve">servicing some skips on Sunday. Introducing organic waste separation may lower the need for capital </w:t>
      </w:r>
      <w:r w:rsidR="00060F80">
        <w:t xml:space="preserve">with the expansion of the system, but not in its immediate state. </w:t>
      </w:r>
    </w:p>
    <w:p w14:paraId="575E7DC6" w14:textId="3FD7B2D5" w:rsidR="002C1FA5" w:rsidRDefault="00073364" w:rsidP="00ED6D30">
      <w:pPr>
        <w:pStyle w:val="Heading2"/>
      </w:pPr>
      <w:bookmarkStart w:id="132" w:name="_Toc121522863"/>
      <w:r>
        <w:t>Operation</w:t>
      </w:r>
      <w:bookmarkEnd w:id="132"/>
    </w:p>
    <w:p w14:paraId="483874F2" w14:textId="793F5F24" w:rsidR="00060F80" w:rsidRPr="00060F80" w:rsidRDefault="00060F80" w:rsidP="00060F80">
      <w:r>
        <w:t>Current operation based on the arrivals at Mzedi dump indicate a similar number of deliveries on each day, except Sunday. The optimized operation, however, shows that in order to prevent overflowing,</w:t>
      </w:r>
      <w:r w:rsidR="001818E6">
        <w:t xml:space="preserve"> there needs to be more skip servicing on Monday and Saturday, to empty the skips that </w:t>
      </w:r>
      <w:r w:rsidR="00EB56DE">
        <w:t xml:space="preserve">fill </w:t>
      </w:r>
      <w:del w:id="133" w:author="Tilley  Elizabeth" w:date="2023-01-06T10:33:00Z">
        <w:r w:rsidR="00EB56DE" w:rsidDel="002B2ADB">
          <w:delText xml:space="preserve">fast </w:delText>
        </w:r>
      </w:del>
      <w:ins w:id="134" w:author="Tilley  Elizabeth" w:date="2023-01-06T10:33:00Z">
        <w:r w:rsidR="002B2ADB">
          <w:t xml:space="preserve">quickly </w:t>
        </w:r>
      </w:ins>
      <w:r w:rsidR="00EB56DE">
        <w:t xml:space="preserve">over Sunday. </w:t>
      </w:r>
      <w:r w:rsidR="007344C6">
        <w:t xml:space="preserve">The operation costs with no overflowing </w:t>
      </w:r>
      <w:del w:id="135" w:author="Tilley  Elizabeth" w:date="2023-01-06T10:33:00Z">
        <w:r w:rsidR="007344C6" w:rsidDel="002B2ADB">
          <w:delText>is</w:delText>
        </w:r>
      </w:del>
      <w:ins w:id="136" w:author="Tilley  Elizabeth" w:date="2023-01-06T10:33:00Z">
        <w:r w:rsidR="002B2ADB">
          <w:t>are</w:t>
        </w:r>
      </w:ins>
      <w:r w:rsidR="007344C6">
        <w:t xml:space="preserve"> shown to be considerably higher than the cost of </w:t>
      </w:r>
      <w:r w:rsidR="00134653">
        <w:t xml:space="preserve">current operation. </w:t>
      </w:r>
      <w:r w:rsidR="00075C37">
        <w:t xml:space="preserve">Not to be underestimated is the fuel shortage, which adds an additional constraint on </w:t>
      </w:r>
      <w:r w:rsidR="00D36508">
        <w:t>distance travelled every week</w:t>
      </w:r>
      <w:r w:rsidR="00075C37">
        <w:t xml:space="preserve">. </w:t>
      </w:r>
    </w:p>
    <w:p w14:paraId="3485C7CA" w14:textId="5044C137" w:rsidR="002C1FA5" w:rsidRDefault="00986D0E" w:rsidP="00ED6D30">
      <w:pPr>
        <w:pStyle w:val="Heading1"/>
      </w:pPr>
      <w:bookmarkStart w:id="137" w:name="_Toc121522864"/>
      <w:r>
        <w:t>Outlook</w:t>
      </w:r>
      <w:bookmarkEnd w:id="137"/>
    </w:p>
    <w:p w14:paraId="1C62A665" w14:textId="455804EE" w:rsidR="0054606E" w:rsidRDefault="004A0B13" w:rsidP="00396038">
      <w:pPr>
        <w:pStyle w:val="Heading2"/>
      </w:pPr>
      <w:bookmarkStart w:id="138" w:name="_Toc121522865"/>
      <w:r>
        <w:t>Implementation</w:t>
      </w:r>
      <w:bookmarkEnd w:id="138"/>
    </w:p>
    <w:p w14:paraId="69D0B3F0" w14:textId="3DE644E2" w:rsidR="00396038" w:rsidRDefault="00B63ECA" w:rsidP="004D42E7">
      <w:r>
        <w:t>Implementing a schedule optimization tool</w:t>
      </w:r>
      <w:r w:rsidR="00D5513E">
        <w:t xml:space="preserve"> would demand a more </w:t>
      </w:r>
      <w:del w:id="139" w:author="Tilley  Elizabeth" w:date="2023-01-06T10:33:00Z">
        <w:r w:rsidR="00D5513E" w:rsidDel="002B2ADB">
          <w:delText>in depth</w:delText>
        </w:r>
      </w:del>
      <w:ins w:id="140" w:author="Tilley  Elizabeth" w:date="2023-01-06T10:33:00Z">
        <w:r w:rsidR="002B2ADB">
          <w:t>in-depth</w:t>
        </w:r>
      </w:ins>
      <w:r w:rsidR="00D5513E">
        <w:t xml:space="preserve"> analysis of stakeholders, costs, operation parameters, and other constraints (e.g. fuel due to shortage). </w:t>
      </w:r>
      <w:r w:rsidR="00396038">
        <w:t xml:space="preserve">This would allow </w:t>
      </w:r>
      <w:ins w:id="141" w:author="Tilley  Elizabeth" w:date="2023-01-06T10:34:00Z">
        <w:r w:rsidR="002B2ADB">
          <w:t xml:space="preserve">one </w:t>
        </w:r>
      </w:ins>
      <w:r w:rsidR="00396038">
        <w:t>to set an optim</w:t>
      </w:r>
      <w:r w:rsidR="00AD56C7">
        <w:t xml:space="preserve">ized strategy to improve the </w:t>
      </w:r>
      <w:r w:rsidR="00EB1EF4">
        <w:t>level of service in the long-term, including the benefits of purchasing certain equipment</w:t>
      </w:r>
      <w:r w:rsidR="00D82331">
        <w:t>.</w:t>
      </w:r>
    </w:p>
    <w:p w14:paraId="7D0C0738" w14:textId="03568739" w:rsidR="004D42E7" w:rsidRDefault="00D5513E" w:rsidP="004D42E7">
      <w:r>
        <w:lastRenderedPageBreak/>
        <w:t xml:space="preserve">Considering </w:t>
      </w:r>
      <w:ins w:id="142" w:author="Tilley  Elizabeth" w:date="2023-01-06T10:34:00Z">
        <w:r w:rsidR="002B2ADB">
          <w:t xml:space="preserve">that </w:t>
        </w:r>
      </w:ins>
      <w:r w:rsidR="00CC2C8C">
        <w:t xml:space="preserve">the current equipment capital and operation </w:t>
      </w:r>
      <w:ins w:id="143" w:author="Tilley  Elizabeth" w:date="2023-01-06T10:34:00Z">
        <w:r w:rsidR="002B2ADB">
          <w:t xml:space="preserve">costs would not allow for the skips to be serviced </w:t>
        </w:r>
      </w:ins>
      <w:del w:id="144" w:author="Tilley  Elizabeth" w:date="2023-01-06T10:34:00Z">
        <w:r w:rsidR="00CC2C8C" w:rsidDel="002B2ADB">
          <w:delText>could not service the skips</w:delText>
        </w:r>
      </w:del>
      <w:r w:rsidR="00CC2C8C">
        <w:t xml:space="preserve"> </w:t>
      </w:r>
      <w:r w:rsidR="009C5C41">
        <w:t>without some overflow, some trade-off has to be made in the short term to minimize this overflow. I</w:t>
      </w:r>
      <w:r w:rsidR="003D44F5">
        <w:t>n the longer term, i</w:t>
      </w:r>
      <w:r w:rsidR="009C5C41">
        <w:t>mplement</w:t>
      </w:r>
      <w:r w:rsidR="003D44F5">
        <w:t>ation</w:t>
      </w:r>
      <w:r w:rsidR="009C5C41">
        <w:t xml:space="preserve"> </w:t>
      </w:r>
      <w:r w:rsidR="00423BC1">
        <w:t>will require a</w:t>
      </w:r>
      <w:r w:rsidR="003D44F5">
        <w:t xml:space="preserve"> set</w:t>
      </w:r>
      <w:r w:rsidR="00423BC1">
        <w:t xml:space="preserve"> information flow</w:t>
      </w:r>
      <w:r w:rsidR="003D44F5">
        <w:t xml:space="preserve"> and</w:t>
      </w:r>
      <w:r w:rsidR="005B42E9">
        <w:t xml:space="preserve"> intuitive decision making tools</w:t>
      </w:r>
      <w:r w:rsidR="00423BC1">
        <w:t xml:space="preserve">. </w:t>
      </w:r>
      <w:r w:rsidR="000F4CB3">
        <w:t xml:space="preserve">These </w:t>
      </w:r>
      <w:ins w:id="145" w:author="Tilley  Elizabeth" w:date="2023-01-06T10:35:00Z">
        <w:r w:rsidR="002B2ADB">
          <w:t xml:space="preserve">additional pieces of information </w:t>
        </w:r>
      </w:ins>
      <w:r w:rsidR="000F4CB3">
        <w:t xml:space="preserve">would ideally take the form of more or less systematic decision rules that can be implemented in </w:t>
      </w:r>
      <w:r w:rsidR="007847B6">
        <w:t>spreadsheet.</w:t>
      </w:r>
    </w:p>
    <w:p w14:paraId="418CE766" w14:textId="1C38E06F" w:rsidR="00D82331" w:rsidRDefault="008B5627" w:rsidP="004D42E7">
      <w:r>
        <w:t xml:space="preserve">Planning a sufficient and efficient service would require information about the system. This could be provided by a data collection campaign. Operating this service it will require </w:t>
      </w:r>
      <w:r w:rsidR="00E66DB3">
        <w:t xml:space="preserve">a set information flow and </w:t>
      </w:r>
      <w:r>
        <w:t xml:space="preserve">monitoring </w:t>
      </w:r>
      <w:r w:rsidR="00E66DB3">
        <w:t>strategy t</w:t>
      </w:r>
      <w:r>
        <w:t xml:space="preserve">o adapt around uncertainties. </w:t>
      </w:r>
    </w:p>
    <w:p w14:paraId="620B02C5" w14:textId="4D06D545" w:rsidR="00EC19C9" w:rsidRDefault="00EC19C9" w:rsidP="001B5479">
      <w:pPr>
        <w:pStyle w:val="Heading3"/>
      </w:pPr>
      <w:bookmarkStart w:id="146" w:name="_Toc121522866"/>
      <w:r>
        <w:t>Data collection</w:t>
      </w:r>
      <w:bookmarkEnd w:id="146"/>
    </w:p>
    <w:p w14:paraId="1A3094D5" w14:textId="730ECCEF" w:rsidR="00E66DB3" w:rsidRDefault="00E66DB3" w:rsidP="00E66DB3">
      <w:r>
        <w:t xml:space="preserve">Useful data includes more complete skip-level </w:t>
      </w:r>
      <w:r w:rsidR="0019787A">
        <w:t xml:space="preserve">time </w:t>
      </w:r>
      <w:r>
        <w:t xml:space="preserve">data. It would use a more robust scale, based on more objective measurements. Measurements would also be taken at least twice a day, to observe </w:t>
      </w:r>
      <w:r w:rsidR="0019787A">
        <w:t>progressions of waste levels</w:t>
      </w:r>
      <w:r w:rsidR="00ED283B">
        <w:t>, and a more representative set of skips would be selected</w:t>
      </w:r>
      <w:r w:rsidR="0019787A">
        <w:t xml:space="preserve">. It would also be useful to </w:t>
      </w:r>
      <w:r w:rsidR="00ED283B">
        <w:t xml:space="preserve">categorize skips, based on location context (i.e. market, road-side, hospital, etc.), type of waste, difficulty of access. </w:t>
      </w:r>
    </w:p>
    <w:p w14:paraId="19D8F160" w14:textId="3025C64F" w:rsidR="00ED283B" w:rsidRDefault="00ED283B" w:rsidP="00E66DB3">
      <w:r>
        <w:t>This more complete skip-level data could be used alongside the dump arrival data to estimate overfilling, underfilling and costs.</w:t>
      </w:r>
    </w:p>
    <w:p w14:paraId="343589EF" w14:textId="150E3EF8" w:rsidR="00ED283B" w:rsidRDefault="00ED283B" w:rsidP="00E66DB3">
      <w:r>
        <w:t xml:space="preserve">Adding GPS trackers to trucks would be useful in estimating current operation, as well as in informing the optimization model on travel times, actual distances, time delays at the dump and at each </w:t>
      </w:r>
      <w:del w:id="147" w:author="Tilley  Elizabeth" w:date="2023-01-06T10:36:00Z">
        <w:r w:rsidDel="002B2ADB">
          <w:delText>skips</w:delText>
        </w:r>
      </w:del>
      <w:ins w:id="148" w:author="Tilley  Elizabeth" w:date="2023-01-06T10:36:00Z">
        <w:r w:rsidR="002B2ADB">
          <w:t>skip,</w:t>
        </w:r>
      </w:ins>
      <w:r>
        <w:t xml:space="preserve"> etc. This </w:t>
      </w:r>
      <w:ins w:id="149" w:author="Tilley  Elizabeth" w:date="2023-01-06T10:36:00Z">
        <w:r w:rsidR="002B2ADB">
          <w:t>methodology would be</w:t>
        </w:r>
      </w:ins>
      <w:del w:id="150" w:author="Tilley  Elizabeth" w:date="2023-01-06T10:36:00Z">
        <w:r w:rsidDel="002B2ADB">
          <w:delText>is</w:delText>
        </w:r>
      </w:del>
      <w:r>
        <w:t xml:space="preserve"> especially feasible with a small number of trucks. </w:t>
      </w:r>
    </w:p>
    <w:p w14:paraId="601D91A1" w14:textId="010DF47E" w:rsidR="00ED283B" w:rsidRPr="00E66DB3" w:rsidRDefault="00ED283B" w:rsidP="00E66DB3">
      <w:r>
        <w:t xml:space="preserve">Qualitative and quantitative surveys could be used to get the impressions of customers and workers on the operation of the service and ideas on how it could run better. </w:t>
      </w:r>
    </w:p>
    <w:p w14:paraId="47D4D8F3" w14:textId="33EC66D7" w:rsidR="00EC19C9" w:rsidRDefault="00EC19C9" w:rsidP="001B5479">
      <w:pPr>
        <w:pStyle w:val="Heading3"/>
      </w:pPr>
      <w:bookmarkStart w:id="151" w:name="_Toc121522867"/>
      <w:r>
        <w:t>Information flow</w:t>
      </w:r>
      <w:r w:rsidR="009507F8">
        <w:t>/monitoring</w:t>
      </w:r>
      <w:bookmarkEnd w:id="151"/>
    </w:p>
    <w:p w14:paraId="0F321E4D" w14:textId="6429BE2B" w:rsidR="00ED283B" w:rsidRDefault="00ED283B" w:rsidP="00ED283B">
      <w:r>
        <w:t>Monitoring helps reduced the uncertainty in the operation of the service. It needs to be set within an information flow framework, which includes regular monitoring, reporting of full skips, records keeping</w:t>
      </w:r>
      <w:r w:rsidR="007344C6">
        <w:t xml:space="preserve"> and specific actions to be decided based on the information. </w:t>
      </w:r>
    </w:p>
    <w:p w14:paraId="30715B47" w14:textId="50D4B047" w:rsidR="008A4AE8" w:rsidRDefault="008A4AE8" w:rsidP="008A4AE8">
      <w:pPr>
        <w:pStyle w:val="Heading1"/>
      </w:pPr>
      <w:bookmarkStart w:id="152" w:name="_Toc121522868"/>
      <w:r>
        <w:t>Conclusion</w:t>
      </w:r>
      <w:bookmarkEnd w:id="152"/>
    </w:p>
    <w:p w14:paraId="0A7B8025" w14:textId="2C06DAB6" w:rsidR="00292B21" w:rsidRPr="00292B21" w:rsidRDefault="009C478D" w:rsidP="00292B21">
      <w:r>
        <w:t>This works presents a proposed optimization formulation for the scheduling of skip servicing</w:t>
      </w:r>
      <w:r w:rsidR="0004054C">
        <w:t xml:space="preserve"> in Blantyre, Malawi. </w:t>
      </w:r>
      <w:r w:rsidR="004726AE">
        <w:t xml:space="preserve">This problem included elements of planning, such as adding certain equipment. Costs are estimated for several operational scenarios. Adding equipment results in some cost savings. However, in large parts, decisions should be made around the feasibility to operate the service without overflowing of the skips. </w:t>
      </w:r>
      <w:del w:id="153" w:author="Tilley  Elizabeth" w:date="2023-01-06T10:37:00Z">
        <w:r w:rsidR="004726AE" w:rsidDel="002B2ADB">
          <w:delText>A number of</w:delText>
        </w:r>
      </w:del>
      <w:ins w:id="154" w:author="Tilley  Elizabeth" w:date="2023-01-06T10:37:00Z">
        <w:r w:rsidR="002B2ADB">
          <w:t>Several</w:t>
        </w:r>
      </w:ins>
      <w:r w:rsidR="004726AE">
        <w:t xml:space="preserve"> possible strategies are proposed to reduce the amount of equipment to be added. </w:t>
      </w:r>
    </w:p>
    <w:p w14:paraId="04E0A067" w14:textId="1DFD2F30" w:rsidR="00A01443" w:rsidRDefault="00A96E4C" w:rsidP="00ED6D30">
      <w:pPr>
        <w:pStyle w:val="Heading1"/>
      </w:pPr>
      <w:bookmarkStart w:id="155" w:name="_Toc121522869"/>
      <w:r>
        <w:lastRenderedPageBreak/>
        <w:t>References</w:t>
      </w:r>
      <w:bookmarkEnd w:id="155"/>
    </w:p>
    <w:p w14:paraId="3AD6EF8B" w14:textId="77777777" w:rsidR="001B1A4B" w:rsidRPr="001B1A4B" w:rsidRDefault="00186E0C">
      <w:pPr>
        <w:pStyle w:val="Bibliography"/>
        <w:spacing w:line="240" w:lineRule="auto"/>
        <w:rPr>
          <w:rFonts w:ascii="Times New Roman" w:hAnsi="Times New Roman" w:cs="Times New Roman"/>
          <w:sz w:val="24"/>
        </w:rPr>
        <w:pPrChange w:id="156" w:author="Tilley  Elizabeth" w:date="2023-01-05T17:14:00Z">
          <w:pPr>
            <w:pStyle w:val="Bibliography"/>
          </w:pPr>
        </w:pPrChange>
      </w:pPr>
      <w:r>
        <w:fldChar w:fldCharType="begin"/>
      </w:r>
      <w:r w:rsidR="00436D26">
        <w:instrText xml:space="preserve"> ADDIN ZOTERO_BIBL {"uncited":[],"omitted":[],"custom":[]} CSL_BIBLIOGRAPHY </w:instrText>
      </w:r>
      <w:r>
        <w:fldChar w:fldCharType="separate"/>
      </w:r>
      <w:r w:rsidR="001B1A4B" w:rsidRPr="001B1A4B">
        <w:rPr>
          <w:rFonts w:ascii="Times New Roman" w:hAnsi="Times New Roman" w:cs="Times New Roman"/>
          <w:sz w:val="24"/>
        </w:rPr>
        <w:t xml:space="preserve">Baptista, S., Oliveira, R. C., &amp; Zúquete, E. (2002). A period vehicle routing case study. </w:t>
      </w:r>
      <w:r w:rsidR="001B1A4B" w:rsidRPr="001B1A4B">
        <w:rPr>
          <w:rFonts w:ascii="Times New Roman" w:hAnsi="Times New Roman" w:cs="Times New Roman"/>
          <w:i/>
          <w:iCs/>
          <w:sz w:val="24"/>
        </w:rPr>
        <w:t>European Journal of Operational Research</w:t>
      </w:r>
      <w:r w:rsidR="001B1A4B" w:rsidRPr="001B1A4B">
        <w:rPr>
          <w:rFonts w:ascii="Times New Roman" w:hAnsi="Times New Roman" w:cs="Times New Roman"/>
          <w:sz w:val="24"/>
        </w:rPr>
        <w:t xml:space="preserve">, </w:t>
      </w:r>
      <w:r w:rsidR="001B1A4B" w:rsidRPr="001B1A4B">
        <w:rPr>
          <w:rFonts w:ascii="Times New Roman" w:hAnsi="Times New Roman" w:cs="Times New Roman"/>
          <w:i/>
          <w:iCs/>
          <w:sz w:val="24"/>
        </w:rPr>
        <w:t>139</w:t>
      </w:r>
      <w:r w:rsidR="001B1A4B" w:rsidRPr="001B1A4B">
        <w:rPr>
          <w:rFonts w:ascii="Times New Roman" w:hAnsi="Times New Roman" w:cs="Times New Roman"/>
          <w:sz w:val="24"/>
        </w:rPr>
        <w:t>(2), 220–229. https://doi.org/10.1016/S0377-2217(01)00363-0</w:t>
      </w:r>
    </w:p>
    <w:p w14:paraId="62B07A4A" w14:textId="6341108F" w:rsidR="001B1A4B" w:rsidRPr="001B1A4B" w:rsidRDefault="001B1A4B">
      <w:pPr>
        <w:pStyle w:val="Bibliography"/>
        <w:spacing w:line="240" w:lineRule="auto"/>
        <w:rPr>
          <w:rFonts w:ascii="Times New Roman" w:hAnsi="Times New Roman" w:cs="Times New Roman"/>
          <w:sz w:val="24"/>
        </w:rPr>
        <w:pPrChange w:id="157" w:author="Tilley  Elizabeth" w:date="2023-01-05T17:14:00Z">
          <w:pPr>
            <w:pStyle w:val="Bibliography"/>
          </w:pPr>
        </w:pPrChange>
      </w:pPr>
      <w:r w:rsidRPr="001B1A4B">
        <w:rPr>
          <w:rFonts w:ascii="Times New Roman" w:hAnsi="Times New Roman" w:cs="Times New Roman"/>
          <w:sz w:val="24"/>
        </w:rPr>
        <w:t xml:space="preserve">CEPA. (2019). </w:t>
      </w:r>
      <w:r w:rsidR="007726D1" w:rsidRPr="001B1A4B">
        <w:rPr>
          <w:rFonts w:ascii="Times New Roman" w:hAnsi="Times New Roman" w:cs="Times New Roman"/>
          <w:i/>
          <w:iCs/>
          <w:sz w:val="24"/>
        </w:rPr>
        <w:t>National Waste Management Strategy</w:t>
      </w:r>
      <w:r w:rsidR="007726D1" w:rsidRPr="001B1A4B">
        <w:rPr>
          <w:rFonts w:ascii="Times New Roman" w:hAnsi="Times New Roman" w:cs="Times New Roman"/>
          <w:sz w:val="24"/>
        </w:rPr>
        <w:t>. Malawi Government</w:t>
      </w:r>
      <w:r w:rsidRPr="001B1A4B">
        <w:rPr>
          <w:rFonts w:ascii="Times New Roman" w:hAnsi="Times New Roman" w:cs="Times New Roman"/>
          <w:sz w:val="24"/>
        </w:rPr>
        <w:t>.</w:t>
      </w:r>
    </w:p>
    <w:p w14:paraId="27505E13" w14:textId="77777777" w:rsidR="001B1A4B" w:rsidRPr="001B1A4B" w:rsidRDefault="001B1A4B">
      <w:pPr>
        <w:pStyle w:val="Bibliography"/>
        <w:spacing w:line="240" w:lineRule="auto"/>
        <w:rPr>
          <w:rFonts w:ascii="Times New Roman" w:hAnsi="Times New Roman" w:cs="Times New Roman"/>
          <w:sz w:val="24"/>
        </w:rPr>
        <w:pPrChange w:id="158" w:author="Tilley  Elizabeth" w:date="2023-01-05T17:14:00Z">
          <w:pPr>
            <w:pStyle w:val="Bibliography"/>
          </w:pPr>
        </w:pPrChange>
      </w:pPr>
      <w:r w:rsidRPr="001B1A4B">
        <w:rPr>
          <w:rFonts w:ascii="Times New Roman" w:hAnsi="Times New Roman" w:cs="Times New Roman"/>
          <w:sz w:val="24"/>
        </w:rPr>
        <w:t xml:space="preserve">Coene, S., Arnout, A., &amp; Spieksma, F. C. R. (2010). On a periodic vehicle routing problem. </w:t>
      </w:r>
      <w:r w:rsidRPr="001B1A4B">
        <w:rPr>
          <w:rFonts w:ascii="Times New Roman" w:hAnsi="Times New Roman" w:cs="Times New Roman"/>
          <w:i/>
          <w:iCs/>
          <w:sz w:val="24"/>
        </w:rPr>
        <w:t>Journal of the Operational Research Society</w:t>
      </w:r>
      <w:r w:rsidRPr="001B1A4B">
        <w:rPr>
          <w:rFonts w:ascii="Times New Roman" w:hAnsi="Times New Roman" w:cs="Times New Roman"/>
          <w:sz w:val="24"/>
        </w:rPr>
        <w:t xml:space="preserve">, </w:t>
      </w:r>
      <w:r w:rsidRPr="001B1A4B">
        <w:rPr>
          <w:rFonts w:ascii="Times New Roman" w:hAnsi="Times New Roman" w:cs="Times New Roman"/>
          <w:i/>
          <w:iCs/>
          <w:sz w:val="24"/>
        </w:rPr>
        <w:t>61</w:t>
      </w:r>
      <w:r w:rsidRPr="001B1A4B">
        <w:rPr>
          <w:rFonts w:ascii="Times New Roman" w:hAnsi="Times New Roman" w:cs="Times New Roman"/>
          <w:sz w:val="24"/>
        </w:rPr>
        <w:t>(12), 1719–1728. https://doi.org/10.1057/jors.2009.154</w:t>
      </w:r>
    </w:p>
    <w:p w14:paraId="5135B5AD" w14:textId="77777777" w:rsidR="001B1A4B" w:rsidRPr="001B1A4B" w:rsidRDefault="001B1A4B">
      <w:pPr>
        <w:pStyle w:val="Bibliography"/>
        <w:spacing w:line="240" w:lineRule="auto"/>
        <w:rPr>
          <w:rFonts w:ascii="Times New Roman" w:hAnsi="Times New Roman" w:cs="Times New Roman"/>
          <w:sz w:val="24"/>
        </w:rPr>
        <w:pPrChange w:id="159" w:author="Tilley  Elizabeth" w:date="2023-01-05T17:14:00Z">
          <w:pPr>
            <w:pStyle w:val="Bibliography"/>
          </w:pPr>
        </w:pPrChange>
      </w:pPr>
      <w:r w:rsidRPr="001B1A4B">
        <w:rPr>
          <w:rFonts w:ascii="Times New Roman" w:hAnsi="Times New Roman" w:cs="Times New Roman"/>
          <w:sz w:val="24"/>
        </w:rPr>
        <w:t xml:space="preserve">Coffey, M., &amp; Coad, A. (2010). </w:t>
      </w:r>
      <w:r w:rsidRPr="001B1A4B">
        <w:rPr>
          <w:rFonts w:ascii="Times New Roman" w:hAnsi="Times New Roman" w:cs="Times New Roman"/>
          <w:i/>
          <w:iCs/>
          <w:sz w:val="24"/>
        </w:rPr>
        <w:t>Collection of municipal solid waste in developing countries</w:t>
      </w:r>
      <w:r w:rsidRPr="001B1A4B">
        <w:rPr>
          <w:rFonts w:ascii="Times New Roman" w:hAnsi="Times New Roman" w:cs="Times New Roman"/>
          <w:sz w:val="24"/>
        </w:rPr>
        <w:t>. UN-HABITAT.</w:t>
      </w:r>
    </w:p>
    <w:p w14:paraId="14877F39" w14:textId="02F3B163" w:rsidR="001B1A4B" w:rsidRPr="001B1A4B" w:rsidRDefault="001B1A4B">
      <w:pPr>
        <w:pStyle w:val="Bibliography"/>
        <w:spacing w:line="240" w:lineRule="auto"/>
        <w:rPr>
          <w:rFonts w:ascii="Times New Roman" w:hAnsi="Times New Roman" w:cs="Times New Roman"/>
          <w:sz w:val="24"/>
        </w:rPr>
        <w:pPrChange w:id="160" w:author="Tilley  Elizabeth" w:date="2023-01-05T17:14:00Z">
          <w:pPr>
            <w:pStyle w:val="Bibliography"/>
          </w:pPr>
        </w:pPrChange>
      </w:pPr>
      <w:r w:rsidRPr="001B1A4B">
        <w:rPr>
          <w:rFonts w:ascii="Times New Roman" w:hAnsi="Times New Roman" w:cs="Times New Roman"/>
          <w:sz w:val="24"/>
        </w:rPr>
        <w:t xml:space="preserve">Diaz, L., Savage, G., &amp; Eggerth, L. (2005). </w:t>
      </w:r>
      <w:r w:rsidR="007726D1" w:rsidRPr="001B1A4B">
        <w:rPr>
          <w:rFonts w:ascii="Times New Roman" w:hAnsi="Times New Roman" w:cs="Times New Roman"/>
          <w:i/>
          <w:iCs/>
          <w:sz w:val="24"/>
        </w:rPr>
        <w:t>Solid Waste Management</w:t>
      </w:r>
      <w:r w:rsidR="007726D1" w:rsidRPr="001B1A4B">
        <w:rPr>
          <w:rFonts w:ascii="Times New Roman" w:hAnsi="Times New Roman" w:cs="Times New Roman"/>
          <w:sz w:val="24"/>
        </w:rPr>
        <w:t>. U</w:t>
      </w:r>
      <w:ins w:id="161" w:author="Tilley  Elizabeth" w:date="2023-01-05T17:15:00Z">
        <w:r w:rsidR="007726D1">
          <w:rPr>
            <w:rFonts w:ascii="Times New Roman" w:hAnsi="Times New Roman" w:cs="Times New Roman"/>
            <w:sz w:val="24"/>
          </w:rPr>
          <w:t>NEP</w:t>
        </w:r>
      </w:ins>
      <w:del w:id="162" w:author="Tilley  Elizabeth" w:date="2023-01-05T17:15:00Z">
        <w:r w:rsidR="007726D1" w:rsidRPr="001B1A4B" w:rsidDel="007726D1">
          <w:rPr>
            <w:rFonts w:ascii="Times New Roman" w:hAnsi="Times New Roman" w:cs="Times New Roman"/>
            <w:sz w:val="24"/>
          </w:rPr>
          <w:delText>nep</w:delText>
        </w:r>
      </w:del>
      <w:r w:rsidRPr="001B1A4B">
        <w:rPr>
          <w:rFonts w:ascii="Times New Roman" w:hAnsi="Times New Roman" w:cs="Times New Roman"/>
          <w:sz w:val="24"/>
        </w:rPr>
        <w:t>.</w:t>
      </w:r>
    </w:p>
    <w:p w14:paraId="2D286B3A" w14:textId="2C0D4098" w:rsidR="001B1A4B" w:rsidRPr="001B1A4B" w:rsidRDefault="001B1A4B">
      <w:pPr>
        <w:pStyle w:val="Bibliography"/>
        <w:spacing w:line="240" w:lineRule="auto"/>
        <w:rPr>
          <w:rFonts w:ascii="Times New Roman" w:hAnsi="Times New Roman" w:cs="Times New Roman"/>
          <w:sz w:val="24"/>
        </w:rPr>
        <w:pPrChange w:id="163" w:author="Tilley  Elizabeth" w:date="2023-01-05T17:14:00Z">
          <w:pPr>
            <w:pStyle w:val="Bibliography"/>
          </w:pPr>
        </w:pPrChange>
      </w:pPr>
      <w:r w:rsidRPr="001B1A4B">
        <w:rPr>
          <w:rFonts w:ascii="Times New Roman" w:hAnsi="Times New Roman" w:cs="Times New Roman"/>
          <w:sz w:val="24"/>
        </w:rPr>
        <w:t xml:space="preserve">Kalina, M., &amp; Tilley, E. (2020). </w:t>
      </w:r>
      <w:r w:rsidR="007726D1" w:rsidRPr="001B1A4B">
        <w:rPr>
          <w:rFonts w:ascii="Times New Roman" w:hAnsi="Times New Roman" w:cs="Times New Roman"/>
          <w:sz w:val="24"/>
        </w:rPr>
        <w:t>‘Bad’ Trash: Problematising Waste In Blantyre, Malawi</w:t>
      </w:r>
      <w:r w:rsidRPr="001B1A4B">
        <w:rPr>
          <w:rFonts w:ascii="Times New Roman" w:hAnsi="Times New Roman" w:cs="Times New Roman"/>
          <w:sz w:val="24"/>
        </w:rPr>
        <w:t xml:space="preserve">. </w:t>
      </w:r>
      <w:r w:rsidRPr="001B1A4B">
        <w:rPr>
          <w:rFonts w:ascii="Times New Roman" w:hAnsi="Times New Roman" w:cs="Times New Roman"/>
          <w:i/>
          <w:iCs/>
          <w:sz w:val="24"/>
        </w:rPr>
        <w:t>Detritus</w:t>
      </w:r>
      <w:r w:rsidRPr="001B1A4B">
        <w:rPr>
          <w:rFonts w:ascii="Times New Roman" w:hAnsi="Times New Roman" w:cs="Times New Roman"/>
          <w:sz w:val="24"/>
        </w:rPr>
        <w:t xml:space="preserve">, </w:t>
      </w:r>
      <w:r w:rsidRPr="001B1A4B">
        <w:rPr>
          <w:rFonts w:ascii="Times New Roman" w:hAnsi="Times New Roman" w:cs="Times New Roman"/>
          <w:i/>
          <w:iCs/>
          <w:sz w:val="24"/>
        </w:rPr>
        <w:t>12</w:t>
      </w:r>
      <w:r w:rsidRPr="001B1A4B">
        <w:rPr>
          <w:rFonts w:ascii="Times New Roman" w:hAnsi="Times New Roman" w:cs="Times New Roman"/>
          <w:sz w:val="24"/>
        </w:rPr>
        <w:t>, 187–200. https://doi.org/10.31025/2611-4135/2020.13994</w:t>
      </w:r>
    </w:p>
    <w:p w14:paraId="02A6486C" w14:textId="77777777" w:rsidR="001B1A4B" w:rsidRPr="001B1A4B" w:rsidRDefault="001B1A4B">
      <w:pPr>
        <w:pStyle w:val="Bibliography"/>
        <w:spacing w:line="240" w:lineRule="auto"/>
        <w:rPr>
          <w:rFonts w:ascii="Times New Roman" w:hAnsi="Times New Roman" w:cs="Times New Roman"/>
          <w:sz w:val="24"/>
        </w:rPr>
        <w:pPrChange w:id="164" w:author="Tilley  Elizabeth" w:date="2023-01-05T17:14:00Z">
          <w:pPr>
            <w:pStyle w:val="Bibliography"/>
          </w:pPr>
        </w:pPrChange>
      </w:pPr>
      <w:r w:rsidRPr="001B1A4B">
        <w:rPr>
          <w:rFonts w:ascii="Times New Roman" w:hAnsi="Times New Roman" w:cs="Times New Roman"/>
          <w:sz w:val="24"/>
        </w:rPr>
        <w:t xml:space="preserve">Kasinja, C., &amp; Tilley, E. (2018). Formalization of Informal Waste Pickers’ Cooperatives in Blantyre, Malawi: A Feasibility Assessment. </w:t>
      </w:r>
      <w:r w:rsidRPr="001B1A4B">
        <w:rPr>
          <w:rFonts w:ascii="Times New Roman" w:hAnsi="Times New Roman" w:cs="Times New Roman"/>
          <w:i/>
          <w:iCs/>
          <w:sz w:val="24"/>
        </w:rPr>
        <w:t>Sustainability</w:t>
      </w:r>
      <w:r w:rsidRPr="001B1A4B">
        <w:rPr>
          <w:rFonts w:ascii="Times New Roman" w:hAnsi="Times New Roman" w:cs="Times New Roman"/>
          <w:sz w:val="24"/>
        </w:rPr>
        <w:t xml:space="preserve">, </w:t>
      </w:r>
      <w:r w:rsidRPr="001B1A4B">
        <w:rPr>
          <w:rFonts w:ascii="Times New Roman" w:hAnsi="Times New Roman" w:cs="Times New Roman"/>
          <w:i/>
          <w:iCs/>
          <w:sz w:val="24"/>
        </w:rPr>
        <w:t>10</w:t>
      </w:r>
      <w:r w:rsidRPr="001B1A4B">
        <w:rPr>
          <w:rFonts w:ascii="Times New Roman" w:hAnsi="Times New Roman" w:cs="Times New Roman"/>
          <w:sz w:val="24"/>
        </w:rPr>
        <w:t>(4), 1149. https://doi.org/10.3390/su10041149</w:t>
      </w:r>
    </w:p>
    <w:p w14:paraId="4034FB20" w14:textId="77777777" w:rsidR="001B1A4B" w:rsidRPr="001B1A4B" w:rsidRDefault="001B1A4B">
      <w:pPr>
        <w:pStyle w:val="Bibliography"/>
        <w:spacing w:line="240" w:lineRule="auto"/>
        <w:rPr>
          <w:rFonts w:ascii="Times New Roman" w:hAnsi="Times New Roman" w:cs="Times New Roman"/>
          <w:sz w:val="24"/>
        </w:rPr>
        <w:pPrChange w:id="165" w:author="Tilley  Elizabeth" w:date="2023-01-05T17:14:00Z">
          <w:pPr>
            <w:pStyle w:val="Bibliography"/>
          </w:pPr>
        </w:pPrChange>
      </w:pPr>
      <w:r w:rsidRPr="001B1A4B">
        <w:rPr>
          <w:rFonts w:ascii="Times New Roman" w:hAnsi="Times New Roman" w:cs="Times New Roman"/>
          <w:sz w:val="24"/>
        </w:rPr>
        <w:t xml:space="preserve">Malawi 24. (2022, April 28). </w:t>
      </w:r>
      <w:r w:rsidRPr="001B1A4B">
        <w:rPr>
          <w:rFonts w:ascii="Times New Roman" w:hAnsi="Times New Roman" w:cs="Times New Roman"/>
          <w:i/>
          <w:iCs/>
          <w:sz w:val="24"/>
        </w:rPr>
        <w:t>Govt increases civil servants’ salaries</w:t>
      </w:r>
      <w:r w:rsidRPr="001B1A4B">
        <w:rPr>
          <w:rFonts w:ascii="Times New Roman" w:hAnsi="Times New Roman" w:cs="Times New Roman"/>
          <w:sz w:val="24"/>
        </w:rPr>
        <w:t>. Malawi 24. https://malawi24.com/2022/04/28/govt-increases-civil-servants-salaries/</w:t>
      </w:r>
    </w:p>
    <w:p w14:paraId="4B92D4B1" w14:textId="001BE1D9" w:rsidR="001B1A4B" w:rsidRPr="001B1A4B" w:rsidRDefault="001B1A4B">
      <w:pPr>
        <w:pStyle w:val="Bibliography"/>
        <w:spacing w:line="240" w:lineRule="auto"/>
        <w:rPr>
          <w:rFonts w:ascii="Times New Roman" w:hAnsi="Times New Roman" w:cs="Times New Roman"/>
          <w:sz w:val="24"/>
        </w:rPr>
        <w:pPrChange w:id="166" w:author="Tilley  Elizabeth" w:date="2023-01-05T17:14:00Z">
          <w:pPr>
            <w:pStyle w:val="Bibliography"/>
          </w:pPr>
        </w:pPrChange>
      </w:pPr>
      <w:r w:rsidRPr="001B1A4B">
        <w:rPr>
          <w:rFonts w:ascii="Times New Roman" w:hAnsi="Times New Roman" w:cs="Times New Roman"/>
          <w:sz w:val="24"/>
        </w:rPr>
        <w:t xml:space="preserve">MERA. (2022, September 14). </w:t>
      </w:r>
      <w:r w:rsidR="007726D1" w:rsidRPr="001B1A4B">
        <w:rPr>
          <w:rFonts w:ascii="Times New Roman" w:hAnsi="Times New Roman" w:cs="Times New Roman"/>
          <w:sz w:val="24"/>
        </w:rPr>
        <w:t>Review Of Prices Of Petrol, Diesel, And Paraffin For The Month Of September 2022</w:t>
      </w:r>
      <w:r w:rsidRPr="001B1A4B">
        <w:rPr>
          <w:rFonts w:ascii="Times New Roman" w:hAnsi="Times New Roman" w:cs="Times New Roman"/>
          <w:sz w:val="24"/>
        </w:rPr>
        <w:t xml:space="preserve">. </w:t>
      </w:r>
      <w:r w:rsidRPr="001B1A4B">
        <w:rPr>
          <w:rFonts w:ascii="Times New Roman" w:hAnsi="Times New Roman" w:cs="Times New Roman"/>
          <w:i/>
          <w:iCs/>
          <w:sz w:val="24"/>
        </w:rPr>
        <w:t>Malawi Energy Regulatory Authority</w:t>
      </w:r>
      <w:r w:rsidRPr="001B1A4B">
        <w:rPr>
          <w:rFonts w:ascii="Times New Roman" w:hAnsi="Times New Roman" w:cs="Times New Roman"/>
          <w:sz w:val="24"/>
        </w:rPr>
        <w:t>. https://mera.mw/2022/09/14/review-of-prices-of-petrol-diesel-and-paraffin-for-the-month-of-september-2022/</w:t>
      </w:r>
    </w:p>
    <w:p w14:paraId="5AF66184" w14:textId="77777777" w:rsidR="001B1A4B" w:rsidRPr="001B1A4B" w:rsidRDefault="001B1A4B">
      <w:pPr>
        <w:pStyle w:val="Bibliography"/>
        <w:spacing w:line="240" w:lineRule="auto"/>
        <w:rPr>
          <w:rFonts w:ascii="Times New Roman" w:hAnsi="Times New Roman" w:cs="Times New Roman"/>
          <w:sz w:val="24"/>
        </w:rPr>
        <w:pPrChange w:id="167" w:author="Tilley  Elizabeth" w:date="2023-01-05T17:14:00Z">
          <w:pPr>
            <w:pStyle w:val="Bibliography"/>
          </w:pPr>
        </w:pPrChange>
      </w:pPr>
      <w:r w:rsidRPr="001B1A4B">
        <w:rPr>
          <w:rFonts w:ascii="Times New Roman" w:hAnsi="Times New Roman" w:cs="Times New Roman"/>
          <w:sz w:val="24"/>
        </w:rPr>
        <w:t xml:space="preserve">Mpanang’ombe, W., Mallory, A., &amp; Tilley, E. (2021). Poverty, politics and plastic: Organic waste sorting in Blantyre’s public markets. </w:t>
      </w:r>
      <w:r w:rsidRPr="001B1A4B">
        <w:rPr>
          <w:rFonts w:ascii="Times New Roman" w:hAnsi="Times New Roman" w:cs="Times New Roman"/>
          <w:i/>
          <w:iCs/>
          <w:sz w:val="24"/>
        </w:rPr>
        <w:t>Journal of Urban Management</w:t>
      </w:r>
      <w:r w:rsidRPr="001B1A4B">
        <w:rPr>
          <w:rFonts w:ascii="Times New Roman" w:hAnsi="Times New Roman" w:cs="Times New Roman"/>
          <w:sz w:val="24"/>
        </w:rPr>
        <w:t xml:space="preserve">, </w:t>
      </w:r>
      <w:r w:rsidRPr="001B1A4B">
        <w:rPr>
          <w:rFonts w:ascii="Times New Roman" w:hAnsi="Times New Roman" w:cs="Times New Roman"/>
          <w:i/>
          <w:iCs/>
          <w:sz w:val="24"/>
        </w:rPr>
        <w:t>10</w:t>
      </w:r>
      <w:r w:rsidRPr="001B1A4B">
        <w:rPr>
          <w:rFonts w:ascii="Times New Roman" w:hAnsi="Times New Roman" w:cs="Times New Roman"/>
          <w:sz w:val="24"/>
        </w:rPr>
        <w:t>(3), 192–204. https://doi.org/10.1016/j.jum.2021.05.001</w:t>
      </w:r>
    </w:p>
    <w:p w14:paraId="3907EF47" w14:textId="77777777" w:rsidR="001B1A4B" w:rsidRPr="001B1A4B" w:rsidRDefault="001B1A4B">
      <w:pPr>
        <w:pStyle w:val="Bibliography"/>
        <w:spacing w:line="240" w:lineRule="auto"/>
        <w:rPr>
          <w:rFonts w:ascii="Times New Roman" w:hAnsi="Times New Roman" w:cs="Times New Roman"/>
          <w:sz w:val="24"/>
        </w:rPr>
        <w:pPrChange w:id="168" w:author="Tilley  Elizabeth" w:date="2023-01-05T17:14:00Z">
          <w:pPr>
            <w:pStyle w:val="Bibliography"/>
          </w:pPr>
        </w:pPrChange>
      </w:pPr>
      <w:r w:rsidRPr="001B1A4B">
        <w:rPr>
          <w:rFonts w:ascii="Times New Roman" w:hAnsi="Times New Roman" w:cs="Times New Roman"/>
          <w:sz w:val="24"/>
        </w:rPr>
        <w:t xml:space="preserve">Ndau, H., &amp; Tilley, E. (2018). Willingness to Pay for Improved Household Solid Waste Collection in Blantyre, Malawi. </w:t>
      </w:r>
      <w:r w:rsidRPr="001B1A4B">
        <w:rPr>
          <w:rFonts w:ascii="Times New Roman" w:hAnsi="Times New Roman" w:cs="Times New Roman"/>
          <w:i/>
          <w:iCs/>
          <w:sz w:val="24"/>
        </w:rPr>
        <w:t>Economies</w:t>
      </w:r>
      <w:r w:rsidRPr="001B1A4B">
        <w:rPr>
          <w:rFonts w:ascii="Times New Roman" w:hAnsi="Times New Roman" w:cs="Times New Roman"/>
          <w:sz w:val="24"/>
        </w:rPr>
        <w:t xml:space="preserve">, </w:t>
      </w:r>
      <w:r w:rsidRPr="001B1A4B">
        <w:rPr>
          <w:rFonts w:ascii="Times New Roman" w:hAnsi="Times New Roman" w:cs="Times New Roman"/>
          <w:i/>
          <w:iCs/>
          <w:sz w:val="24"/>
        </w:rPr>
        <w:t>6</w:t>
      </w:r>
      <w:r w:rsidRPr="001B1A4B">
        <w:rPr>
          <w:rFonts w:ascii="Times New Roman" w:hAnsi="Times New Roman" w:cs="Times New Roman"/>
          <w:sz w:val="24"/>
        </w:rPr>
        <w:t>(4), Article 4. https://doi.org/10.3390/economies6040054</w:t>
      </w:r>
    </w:p>
    <w:p w14:paraId="007346F8" w14:textId="77777777" w:rsidR="001B1A4B" w:rsidRPr="001B1A4B" w:rsidRDefault="001B1A4B">
      <w:pPr>
        <w:pStyle w:val="Bibliography"/>
        <w:spacing w:line="240" w:lineRule="auto"/>
        <w:rPr>
          <w:rFonts w:ascii="Times New Roman" w:hAnsi="Times New Roman" w:cs="Times New Roman"/>
          <w:sz w:val="24"/>
        </w:rPr>
        <w:pPrChange w:id="169" w:author="Tilley  Elizabeth" w:date="2023-01-05T17:14:00Z">
          <w:pPr>
            <w:pStyle w:val="Bibliography"/>
          </w:pPr>
        </w:pPrChange>
      </w:pPr>
      <w:r w:rsidRPr="001B1A4B">
        <w:rPr>
          <w:rFonts w:ascii="Times New Roman" w:hAnsi="Times New Roman" w:cs="Times New Roman"/>
          <w:sz w:val="24"/>
        </w:rPr>
        <w:t xml:space="preserve">Okot-Okumu, J. (2012). Solid Waste Management in African Cities – East Africa. In </w:t>
      </w:r>
      <w:r w:rsidRPr="001B1A4B">
        <w:rPr>
          <w:rFonts w:ascii="Times New Roman" w:hAnsi="Times New Roman" w:cs="Times New Roman"/>
          <w:i/>
          <w:iCs/>
          <w:sz w:val="24"/>
        </w:rPr>
        <w:t>Waste Management—An Integrated Vision</w:t>
      </w:r>
      <w:r w:rsidRPr="001B1A4B">
        <w:rPr>
          <w:rFonts w:ascii="Times New Roman" w:hAnsi="Times New Roman" w:cs="Times New Roman"/>
          <w:sz w:val="24"/>
        </w:rPr>
        <w:t>. IntechOpen. https://doi.org/10.5772/50241</w:t>
      </w:r>
    </w:p>
    <w:p w14:paraId="61765934" w14:textId="77777777" w:rsidR="001B1A4B" w:rsidRPr="001B1A4B" w:rsidRDefault="001B1A4B">
      <w:pPr>
        <w:pStyle w:val="Bibliography"/>
        <w:spacing w:line="240" w:lineRule="auto"/>
        <w:rPr>
          <w:rFonts w:ascii="Times New Roman" w:hAnsi="Times New Roman" w:cs="Times New Roman"/>
          <w:sz w:val="24"/>
        </w:rPr>
        <w:pPrChange w:id="170" w:author="Tilley  Elizabeth" w:date="2023-01-05T17:14:00Z">
          <w:pPr>
            <w:pStyle w:val="Bibliography"/>
          </w:pPr>
        </w:pPrChange>
      </w:pPr>
      <w:r w:rsidRPr="001B1A4B">
        <w:rPr>
          <w:rFonts w:ascii="Times New Roman" w:hAnsi="Times New Roman" w:cs="Times New Roman"/>
          <w:sz w:val="24"/>
        </w:rPr>
        <w:t xml:space="preserve">Raucq, J., Sörensen, K., &amp; Cattrysse, D. (2019). Solving a real-life roll-on–roll-off waste collection problem with column generation. </w:t>
      </w:r>
      <w:r w:rsidRPr="001B1A4B">
        <w:rPr>
          <w:rFonts w:ascii="Times New Roman" w:hAnsi="Times New Roman" w:cs="Times New Roman"/>
          <w:i/>
          <w:iCs/>
          <w:sz w:val="24"/>
        </w:rPr>
        <w:t>Journal on Vehicle Routing Algorithms</w:t>
      </w:r>
      <w:r w:rsidRPr="001B1A4B">
        <w:rPr>
          <w:rFonts w:ascii="Times New Roman" w:hAnsi="Times New Roman" w:cs="Times New Roman"/>
          <w:sz w:val="24"/>
        </w:rPr>
        <w:t xml:space="preserve">, </w:t>
      </w:r>
      <w:r w:rsidRPr="001B1A4B">
        <w:rPr>
          <w:rFonts w:ascii="Times New Roman" w:hAnsi="Times New Roman" w:cs="Times New Roman"/>
          <w:i/>
          <w:iCs/>
          <w:sz w:val="24"/>
        </w:rPr>
        <w:t>2</w:t>
      </w:r>
      <w:r w:rsidRPr="001B1A4B">
        <w:rPr>
          <w:rFonts w:ascii="Times New Roman" w:hAnsi="Times New Roman" w:cs="Times New Roman"/>
          <w:sz w:val="24"/>
        </w:rPr>
        <w:t>(1–4), 41–54. https://doi.org/10.1007/s41604-019-00013-6</w:t>
      </w:r>
    </w:p>
    <w:p w14:paraId="14491A2E" w14:textId="6A33A28C" w:rsidR="001B1A4B" w:rsidRPr="001B1A4B" w:rsidRDefault="001B1A4B">
      <w:pPr>
        <w:pStyle w:val="Bibliography"/>
        <w:spacing w:line="240" w:lineRule="auto"/>
        <w:rPr>
          <w:rFonts w:ascii="Times New Roman" w:hAnsi="Times New Roman" w:cs="Times New Roman"/>
          <w:sz w:val="24"/>
        </w:rPr>
        <w:pPrChange w:id="171" w:author="Tilley  Elizabeth" w:date="2023-01-05T17:14:00Z">
          <w:pPr>
            <w:pStyle w:val="Bibliography"/>
          </w:pPr>
        </w:pPrChange>
      </w:pPr>
      <w:r w:rsidRPr="001B1A4B">
        <w:rPr>
          <w:rFonts w:ascii="Times New Roman" w:hAnsi="Times New Roman" w:cs="Times New Roman"/>
          <w:sz w:val="24"/>
        </w:rPr>
        <w:t xml:space="preserve">Schübeler, P. (1996). Conceptual Framework for Municipal Solid Waste Management in Low-Income Countries. </w:t>
      </w:r>
      <w:r w:rsidR="007726D1" w:rsidRPr="001B1A4B">
        <w:rPr>
          <w:rFonts w:ascii="Times New Roman" w:hAnsi="Times New Roman" w:cs="Times New Roman"/>
          <w:i/>
          <w:iCs/>
          <w:sz w:val="24"/>
        </w:rPr>
        <w:t>Urban Management And Infrastructure</w:t>
      </w:r>
      <w:r w:rsidRPr="001B1A4B">
        <w:rPr>
          <w:rFonts w:ascii="Times New Roman" w:hAnsi="Times New Roman" w:cs="Times New Roman"/>
          <w:sz w:val="24"/>
        </w:rPr>
        <w:t>, 59.</w:t>
      </w:r>
    </w:p>
    <w:p w14:paraId="537E0012" w14:textId="77777777" w:rsidR="001B1A4B" w:rsidRPr="001B1A4B" w:rsidRDefault="001B1A4B">
      <w:pPr>
        <w:pStyle w:val="Bibliography"/>
        <w:spacing w:line="240" w:lineRule="auto"/>
        <w:rPr>
          <w:rFonts w:ascii="Times New Roman" w:hAnsi="Times New Roman" w:cs="Times New Roman"/>
          <w:sz w:val="24"/>
        </w:rPr>
        <w:pPrChange w:id="172" w:author="Tilley  Elizabeth" w:date="2023-01-05T17:14:00Z">
          <w:pPr>
            <w:pStyle w:val="Bibliography"/>
          </w:pPr>
        </w:pPrChange>
      </w:pPr>
      <w:r w:rsidRPr="001B1A4B">
        <w:rPr>
          <w:rFonts w:ascii="Times New Roman" w:hAnsi="Times New Roman" w:cs="Times New Roman"/>
          <w:sz w:val="24"/>
        </w:rPr>
        <w:t xml:space="preserve">UN-Habitat. (2020). </w:t>
      </w:r>
      <w:r w:rsidRPr="001B1A4B">
        <w:rPr>
          <w:rFonts w:ascii="Times New Roman" w:hAnsi="Times New Roman" w:cs="Times New Roman"/>
          <w:i/>
          <w:iCs/>
          <w:sz w:val="24"/>
        </w:rPr>
        <w:t>Urbanization in Malawi: Building inclusive &amp; sustainable cities</w:t>
      </w:r>
      <w:r w:rsidRPr="001B1A4B">
        <w:rPr>
          <w:rFonts w:ascii="Times New Roman" w:hAnsi="Times New Roman" w:cs="Times New Roman"/>
          <w:sz w:val="24"/>
        </w:rPr>
        <w:t>. https://unhabitat.org/malawi</w:t>
      </w:r>
    </w:p>
    <w:p w14:paraId="23D59692" w14:textId="0AED80C8" w:rsidR="001B1A4B" w:rsidRPr="001B1A4B" w:rsidRDefault="001B1A4B">
      <w:pPr>
        <w:pStyle w:val="Bibliography"/>
        <w:spacing w:line="240" w:lineRule="auto"/>
        <w:rPr>
          <w:rFonts w:ascii="Times New Roman" w:hAnsi="Times New Roman" w:cs="Times New Roman"/>
          <w:sz w:val="24"/>
        </w:rPr>
        <w:pPrChange w:id="173" w:author="Tilley  Elizabeth" w:date="2023-01-05T17:14:00Z">
          <w:pPr>
            <w:pStyle w:val="Bibliography"/>
          </w:pPr>
        </w:pPrChange>
      </w:pPr>
      <w:r w:rsidRPr="001B1A4B">
        <w:rPr>
          <w:rFonts w:ascii="Times New Roman" w:hAnsi="Times New Roman" w:cs="Times New Roman"/>
          <w:sz w:val="24"/>
        </w:rPr>
        <w:t xml:space="preserve">USAID, &amp; Nathan Associates Inc. (2018). </w:t>
      </w:r>
      <w:r w:rsidR="0034723F" w:rsidRPr="001B1A4B">
        <w:rPr>
          <w:rFonts w:ascii="Times New Roman" w:hAnsi="Times New Roman" w:cs="Times New Roman"/>
          <w:i/>
          <w:iCs/>
          <w:sz w:val="24"/>
        </w:rPr>
        <w:t>Malawi Wage Bill Analysis</w:t>
      </w:r>
      <w:r w:rsidRPr="001B1A4B">
        <w:rPr>
          <w:rFonts w:ascii="Times New Roman" w:hAnsi="Times New Roman" w:cs="Times New Roman"/>
          <w:i/>
          <w:iCs/>
          <w:sz w:val="24"/>
        </w:rPr>
        <w:t>, Leadership in Public Financial Management II</w:t>
      </w:r>
      <w:r w:rsidRPr="001B1A4B">
        <w:rPr>
          <w:rFonts w:ascii="Times New Roman" w:hAnsi="Times New Roman" w:cs="Times New Roman"/>
          <w:sz w:val="24"/>
        </w:rPr>
        <w:t xml:space="preserve"> (p. 47). USAID.</w:t>
      </w:r>
    </w:p>
    <w:p w14:paraId="53FE2552" w14:textId="77777777" w:rsidR="001B1A4B" w:rsidRPr="001B1A4B" w:rsidRDefault="001B1A4B">
      <w:pPr>
        <w:pStyle w:val="Bibliography"/>
        <w:spacing w:line="240" w:lineRule="auto"/>
        <w:rPr>
          <w:rFonts w:ascii="Times New Roman" w:hAnsi="Times New Roman" w:cs="Times New Roman"/>
          <w:sz w:val="24"/>
        </w:rPr>
        <w:pPrChange w:id="174" w:author="Tilley  Elizabeth" w:date="2023-01-05T17:14:00Z">
          <w:pPr>
            <w:pStyle w:val="Bibliography"/>
          </w:pPr>
        </w:pPrChange>
      </w:pPr>
      <w:r w:rsidRPr="001B1A4B">
        <w:rPr>
          <w:rFonts w:ascii="Times New Roman" w:hAnsi="Times New Roman" w:cs="Times New Roman"/>
          <w:sz w:val="24"/>
        </w:rPr>
        <w:t xml:space="preserve">Yesaya, M., Schöbitz, L., &amp; Tilley, E. (2022). </w:t>
      </w:r>
      <w:r w:rsidRPr="001B1A4B">
        <w:rPr>
          <w:rFonts w:ascii="Times New Roman" w:hAnsi="Times New Roman" w:cs="Times New Roman"/>
          <w:i/>
          <w:iCs/>
          <w:sz w:val="24"/>
        </w:rPr>
        <w:t>Locations of 53 public waste skips in Malawi, Blantyre.</w:t>
      </w:r>
      <w:r w:rsidRPr="001B1A4B">
        <w:rPr>
          <w:rFonts w:ascii="Times New Roman" w:hAnsi="Times New Roman" w:cs="Times New Roman"/>
          <w:sz w:val="24"/>
        </w:rPr>
        <w:t xml:space="preserve"> (0.0.1). Zenodo. https://doi.org/10.5281/ZENODO.6470364</w:t>
      </w:r>
    </w:p>
    <w:p w14:paraId="57EAA32A" w14:textId="77777777" w:rsidR="001B1A4B" w:rsidRPr="001B1A4B" w:rsidRDefault="001B1A4B">
      <w:pPr>
        <w:pStyle w:val="Bibliography"/>
        <w:spacing w:line="240" w:lineRule="auto"/>
        <w:rPr>
          <w:rFonts w:ascii="Times New Roman" w:hAnsi="Times New Roman" w:cs="Times New Roman"/>
          <w:sz w:val="24"/>
        </w:rPr>
        <w:pPrChange w:id="175" w:author="Tilley  Elizabeth" w:date="2023-01-05T17:14:00Z">
          <w:pPr>
            <w:pStyle w:val="Bibliography"/>
          </w:pPr>
        </w:pPrChange>
      </w:pPr>
      <w:r w:rsidRPr="001B1A4B">
        <w:rPr>
          <w:rFonts w:ascii="Times New Roman" w:hAnsi="Times New Roman" w:cs="Times New Roman"/>
          <w:sz w:val="24"/>
        </w:rPr>
        <w:t xml:space="preserve">Zeleza-Manda, M. A. (2009). </w:t>
      </w:r>
      <w:r w:rsidRPr="001B1A4B">
        <w:rPr>
          <w:rFonts w:ascii="Times New Roman" w:hAnsi="Times New Roman" w:cs="Times New Roman"/>
          <w:i/>
          <w:iCs/>
          <w:sz w:val="24"/>
        </w:rPr>
        <w:t>Water and sanitation in urban Malawi: Can the millennium development goals be met? : a study of informal settlements in three cities</w:t>
      </w:r>
      <w:r w:rsidRPr="001B1A4B">
        <w:rPr>
          <w:rFonts w:ascii="Times New Roman" w:hAnsi="Times New Roman" w:cs="Times New Roman"/>
          <w:sz w:val="24"/>
        </w:rPr>
        <w:t>. International Institute for Environment and Development.</w:t>
      </w:r>
    </w:p>
    <w:p w14:paraId="63D0AE16" w14:textId="5E67B214" w:rsidR="00520A43" w:rsidRPr="00520A43" w:rsidRDefault="00186E0C">
      <w:pPr>
        <w:spacing w:line="240" w:lineRule="auto"/>
        <w:rPr>
          <w:rFonts w:ascii="Times New Roman" w:hAnsi="Times New Roman" w:cs="Times New Roman"/>
          <w:sz w:val="24"/>
          <w:szCs w:val="24"/>
        </w:rPr>
        <w:pPrChange w:id="176" w:author="Tilley  Elizabeth" w:date="2023-01-05T17:14:00Z">
          <w:pPr/>
        </w:pPrChange>
      </w:pPr>
      <w:r>
        <w:rPr>
          <w:rFonts w:ascii="Times New Roman" w:hAnsi="Times New Roman" w:cs="Times New Roman"/>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Tilley  Elizabeth" w:date="2023-01-05T17:03:00Z" w:initials="TE">
    <w:p w14:paraId="751D43C8" w14:textId="20C151B0" w:rsidR="001B5479" w:rsidRDefault="001B5479" w:rsidP="006763A6">
      <w:r>
        <w:rPr>
          <w:rStyle w:val="CommentReference"/>
        </w:rPr>
        <w:annotationRef/>
      </w:r>
      <w:r>
        <w:rPr>
          <w:sz w:val="20"/>
          <w:szCs w:val="20"/>
        </w:rPr>
        <w:t>I think this dataset is presented twice? I moved it here to only have it once</w:t>
      </w:r>
    </w:p>
  </w:comment>
  <w:comment w:id="51" w:author="Tilley  Elizabeth" w:date="2023-01-05T17:27:00Z" w:initials="TE">
    <w:p w14:paraId="369E2751" w14:textId="77777777" w:rsidR="00153332" w:rsidRDefault="00153332" w:rsidP="00847E08">
      <w:r>
        <w:rPr>
          <w:rStyle w:val="CommentReference"/>
        </w:rPr>
        <w:annotationRef/>
      </w:r>
      <w:r>
        <w:rPr>
          <w:sz w:val="20"/>
          <w:szCs w:val="20"/>
        </w:rPr>
        <w:t>I’m not totally clear here:  are the units time? What is an “arrival gap”?</w:t>
      </w:r>
    </w:p>
  </w:comment>
  <w:comment w:id="61" w:author="Tilley  Elizabeth" w:date="2023-01-05T17:31:00Z" w:initials="TE">
    <w:p w14:paraId="06044157" w14:textId="77777777" w:rsidR="00153332" w:rsidRDefault="00153332" w:rsidP="006D2375">
      <w:r>
        <w:rPr>
          <w:rStyle w:val="CommentReference"/>
        </w:rPr>
        <w:annotationRef/>
      </w:r>
      <w:r>
        <w:rPr>
          <w:sz w:val="20"/>
          <w:szCs w:val="20"/>
        </w:rPr>
        <w:t>Located together?</w:t>
      </w:r>
    </w:p>
  </w:comment>
  <w:comment w:id="67" w:author="Tilley  Elizabeth" w:date="2023-01-05T17:35:00Z" w:initials="TE">
    <w:p w14:paraId="3087F07E" w14:textId="77777777" w:rsidR="007E6109" w:rsidRDefault="007E6109" w:rsidP="00A178F1">
      <w:r>
        <w:rPr>
          <w:rStyle w:val="CommentReference"/>
        </w:rPr>
        <w:annotationRef/>
      </w:r>
      <w:r>
        <w:rPr>
          <w:sz w:val="20"/>
          <w:szCs w:val="20"/>
        </w:rPr>
        <w:t>Sorry, I’m still not clear on this “bound gap”</w:t>
      </w:r>
    </w:p>
  </w:comment>
  <w:comment w:id="69" w:author="Tilley  Elizabeth" w:date="2023-01-05T17:40:00Z" w:initials="TE">
    <w:p w14:paraId="70A14D8E" w14:textId="77777777" w:rsidR="00DA61B9" w:rsidRDefault="00DA61B9" w:rsidP="00F70C78">
      <w:r>
        <w:rPr>
          <w:rStyle w:val="CommentReference"/>
        </w:rPr>
        <w:annotationRef/>
      </w:r>
      <w:r>
        <w:rPr>
          <w:sz w:val="20"/>
          <w:szCs w:val="20"/>
        </w:rPr>
        <w:t>Can you add a few more words here to describe what this is?</w:t>
      </w:r>
    </w:p>
  </w:comment>
  <w:comment w:id="76" w:author="Tilley  Elizabeth" w:date="2023-01-05T17:41:00Z" w:initials="TE">
    <w:p w14:paraId="60079990" w14:textId="77777777" w:rsidR="00DA61B9" w:rsidRDefault="00DA61B9" w:rsidP="00974AF1">
      <w:r>
        <w:rPr>
          <w:rStyle w:val="CommentReference"/>
        </w:rPr>
        <w:annotationRef/>
      </w:r>
      <w:r>
        <w:rPr>
          <w:sz w:val="20"/>
          <w:szCs w:val="20"/>
        </w:rPr>
        <w:t>Oops</w:t>
      </w:r>
    </w:p>
  </w:comment>
  <w:comment w:id="79" w:author="Tilley  Elizabeth" w:date="2023-01-05T17:42:00Z" w:initials="TE">
    <w:p w14:paraId="5380327C" w14:textId="77777777" w:rsidR="00DA61B9" w:rsidRDefault="00DA61B9" w:rsidP="0048452F">
      <w:r>
        <w:rPr>
          <w:rStyle w:val="CommentReference"/>
        </w:rPr>
        <w:annotationRef/>
      </w:r>
      <w:r>
        <w:rPr>
          <w:sz w:val="20"/>
          <w:szCs w:val="20"/>
        </w:rPr>
        <w:t>Is this a 4-day or 5-day scenario?</w:t>
      </w:r>
    </w:p>
  </w:comment>
  <w:comment w:id="83" w:author="Tilley  Elizabeth" w:date="2023-01-05T17:43:00Z" w:initials="TE">
    <w:p w14:paraId="04E58B9D" w14:textId="77777777" w:rsidR="00DA61B9" w:rsidRDefault="00DA61B9" w:rsidP="0051321C">
      <w:r>
        <w:rPr>
          <w:rStyle w:val="CommentReference"/>
        </w:rPr>
        <w:annotationRef/>
      </w:r>
      <w:r>
        <w:rPr>
          <w:sz w:val="20"/>
          <w:szCs w:val="20"/>
        </w:rPr>
        <w:t>Rate or rates?</w:t>
      </w:r>
    </w:p>
  </w:comment>
  <w:comment w:id="84" w:author="Tilley  Elizabeth" w:date="2023-01-05T17:44:00Z" w:initials="TE">
    <w:p w14:paraId="26AB1E76" w14:textId="77777777" w:rsidR="00DA61B9" w:rsidRDefault="00DA61B9" w:rsidP="009B47B3">
      <w:r>
        <w:rPr>
          <w:rStyle w:val="CommentReference"/>
        </w:rPr>
        <w:annotationRef/>
      </w:r>
      <w:r>
        <w:rPr>
          <w:sz w:val="20"/>
          <w:szCs w:val="20"/>
        </w:rPr>
        <w:t>Ah, here it is:  I’ll copy it back up</w:t>
      </w:r>
    </w:p>
  </w:comment>
  <w:comment w:id="89" w:author="Tilley  Elizabeth" w:date="2023-01-05T17:47:00Z" w:initials="TE">
    <w:p w14:paraId="2B019E93" w14:textId="77777777" w:rsidR="00BD2F40" w:rsidRDefault="00BD2F40" w:rsidP="001A518F">
      <w:r>
        <w:rPr>
          <w:rStyle w:val="CommentReference"/>
        </w:rPr>
        <w:annotationRef/>
      </w:r>
      <w:r>
        <w:rPr>
          <w:sz w:val="20"/>
          <w:szCs w:val="20"/>
        </w:rPr>
        <w:t>Dependent?  Generated? Or subsequent?</w:t>
      </w:r>
    </w:p>
  </w:comment>
  <w:comment w:id="102" w:author="Tilley  Elizabeth" w:date="2023-01-05T17:52:00Z" w:initials="TE">
    <w:p w14:paraId="1CDCDA70" w14:textId="77777777" w:rsidR="00BD2F40" w:rsidRDefault="00BD2F40" w:rsidP="00330754">
      <w:r>
        <w:rPr>
          <w:rStyle w:val="CommentReference"/>
        </w:rPr>
        <w:annotationRef/>
      </w:r>
      <w:r>
        <w:rPr>
          <w:sz w:val="20"/>
          <w:szCs w:val="20"/>
        </w:rPr>
        <w:t>Million?  This is only 21$</w:t>
      </w:r>
    </w:p>
  </w:comment>
  <w:comment w:id="107" w:author="Tilley  Elizabeth" w:date="2023-01-05T18:12:00Z" w:initials="TE">
    <w:p w14:paraId="04CBB606" w14:textId="77777777" w:rsidR="00597221" w:rsidRDefault="00597221" w:rsidP="00C12461">
      <w:r>
        <w:rPr>
          <w:rStyle w:val="CommentReference"/>
        </w:rPr>
        <w:annotationRef/>
      </w:r>
      <w:r>
        <w:rPr>
          <w:sz w:val="20"/>
          <w:szCs w:val="20"/>
        </w:rPr>
        <w:t xml:space="preserve">That looks like the most expensive! </w:t>
      </w:r>
    </w:p>
  </w:comment>
  <w:comment w:id="111" w:author="Tilley  Elizabeth" w:date="2023-01-05T18:12:00Z" w:initials="TE">
    <w:p w14:paraId="3678F1FD" w14:textId="77777777" w:rsidR="00597221" w:rsidRDefault="00597221" w:rsidP="00A639EC">
      <w:r>
        <w:rPr>
          <w:rStyle w:val="CommentReference"/>
        </w:rPr>
        <w:annotationRef/>
      </w:r>
      <w:r>
        <w:rPr>
          <w:sz w:val="20"/>
          <w:szCs w:val="20"/>
        </w:rPr>
        <w:t>Oh no, now I’m confused about what the period is</w:t>
      </w:r>
    </w:p>
  </w:comment>
  <w:comment w:id="112" w:author="Tilley  Elizabeth" w:date="2023-01-06T10:25:00Z" w:initials="TE">
    <w:p w14:paraId="25BDAA2C" w14:textId="77777777" w:rsidR="0064540B" w:rsidRDefault="0064540B" w:rsidP="00C23DFB">
      <w:r>
        <w:rPr>
          <w:rStyle w:val="CommentReference"/>
        </w:rPr>
        <w:annotationRef/>
      </w:r>
      <w:r>
        <w:rPr>
          <w:sz w:val="20"/>
          <w:szCs w:val="20"/>
        </w:rPr>
        <w:t>In a 6 day week, with 2 periods per day, wouldn’t there be 12 periods? And with 1 on Sunday there would be 13?</w:t>
      </w:r>
    </w:p>
  </w:comment>
  <w:comment w:id="114" w:author="Tilley  Elizabeth" w:date="2023-01-06T10:27:00Z" w:initials="TE">
    <w:p w14:paraId="71AB7D6F" w14:textId="77777777" w:rsidR="0064540B" w:rsidRDefault="0064540B" w:rsidP="006679FB">
      <w:r>
        <w:rPr>
          <w:rStyle w:val="CommentReference"/>
        </w:rPr>
        <w:annotationRef/>
      </w:r>
      <w:r>
        <w:rPr>
          <w:sz w:val="20"/>
          <w:szCs w:val="20"/>
        </w:rPr>
        <w:t>I think the period legend is confusing here:  the periods are fixed, but there are extra points and those correspond to something, but I don’t see how there can be 4 periods in a day</w:t>
      </w:r>
    </w:p>
  </w:comment>
  <w:comment w:id="125" w:author="Tilley  Elizabeth" w:date="2023-01-06T10:32:00Z" w:initials="TE">
    <w:p w14:paraId="79E1C45D" w14:textId="77777777" w:rsidR="002B2ADB" w:rsidRDefault="002B2ADB" w:rsidP="00D7124D">
      <w:r>
        <w:rPr>
          <w:rStyle w:val="CommentReference"/>
        </w:rPr>
        <w:annotationRef/>
      </w:r>
      <w:r>
        <w:rPr>
          <w:sz w:val="20"/>
          <w:szCs w:val="20"/>
        </w:rPr>
        <w:t>I’m not clear how this number is different than the number above (1.298)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1D43C8" w15:done="1"/>
  <w15:commentEx w15:paraId="369E2751" w15:done="1"/>
  <w15:commentEx w15:paraId="06044157" w15:done="0"/>
  <w15:commentEx w15:paraId="3087F07E" w15:done="0"/>
  <w15:commentEx w15:paraId="70A14D8E" w15:done="0"/>
  <w15:commentEx w15:paraId="60079990" w15:done="0"/>
  <w15:commentEx w15:paraId="5380327C" w15:done="0"/>
  <w15:commentEx w15:paraId="04E58B9D" w15:done="0"/>
  <w15:commentEx w15:paraId="26AB1E76" w15:done="0"/>
  <w15:commentEx w15:paraId="2B019E93" w15:done="0"/>
  <w15:commentEx w15:paraId="1CDCDA70" w15:done="0"/>
  <w15:commentEx w15:paraId="04CBB606" w15:done="0"/>
  <w15:commentEx w15:paraId="3678F1FD" w15:done="0"/>
  <w15:commentEx w15:paraId="25BDAA2C" w15:paraIdParent="3678F1FD" w15:done="0"/>
  <w15:commentEx w15:paraId="71AB7D6F" w15:done="0"/>
  <w15:commentEx w15:paraId="79E1C4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1815A" w16cex:dateUtc="2023-01-05T16:03:00Z"/>
  <w16cex:commentExtensible w16cex:durableId="276186FB" w16cex:dateUtc="2023-01-05T16:27:00Z"/>
  <w16cex:commentExtensible w16cex:durableId="276187D6" w16cex:dateUtc="2023-01-05T16:31:00Z"/>
  <w16cex:commentExtensible w16cex:durableId="276188D9" w16cex:dateUtc="2023-01-05T16:35:00Z"/>
  <w16cex:commentExtensible w16cex:durableId="27618A29" w16cex:dateUtc="2023-01-05T16:40:00Z"/>
  <w16cex:commentExtensible w16cex:durableId="27618A44" w16cex:dateUtc="2023-01-05T16:41:00Z"/>
  <w16cex:commentExtensible w16cex:durableId="27618A8B" w16cex:dateUtc="2023-01-05T16:42:00Z"/>
  <w16cex:commentExtensible w16cex:durableId="27618AC2" w16cex:dateUtc="2023-01-05T16:43:00Z"/>
  <w16cex:commentExtensible w16cex:durableId="27618B08" w16cex:dateUtc="2023-01-05T16:44:00Z"/>
  <w16cex:commentExtensible w16cex:durableId="27618BA1" w16cex:dateUtc="2023-01-05T16:47:00Z"/>
  <w16cex:commentExtensible w16cex:durableId="27618CEA" w16cex:dateUtc="2023-01-05T16:52:00Z"/>
  <w16cex:commentExtensible w16cex:durableId="2761917B" w16cex:dateUtc="2023-01-05T17:12:00Z"/>
  <w16cex:commentExtensible w16cex:durableId="27619192" w16cex:dateUtc="2023-01-05T17:12:00Z"/>
  <w16cex:commentExtensible w16cex:durableId="2762759F" w16cex:dateUtc="2023-01-06T09:25:00Z"/>
  <w16cex:commentExtensible w16cex:durableId="27627617" w16cex:dateUtc="2023-01-06T09:27:00Z"/>
  <w16cex:commentExtensible w16cex:durableId="27627727" w16cex:dateUtc="2023-01-06T0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1D43C8" w16cid:durableId="2761815A"/>
  <w16cid:commentId w16cid:paraId="369E2751" w16cid:durableId="276186FB"/>
  <w16cid:commentId w16cid:paraId="06044157" w16cid:durableId="276187D6"/>
  <w16cid:commentId w16cid:paraId="3087F07E" w16cid:durableId="276188D9"/>
  <w16cid:commentId w16cid:paraId="70A14D8E" w16cid:durableId="27618A29"/>
  <w16cid:commentId w16cid:paraId="60079990" w16cid:durableId="27618A44"/>
  <w16cid:commentId w16cid:paraId="5380327C" w16cid:durableId="27618A8B"/>
  <w16cid:commentId w16cid:paraId="04E58B9D" w16cid:durableId="27618AC2"/>
  <w16cid:commentId w16cid:paraId="26AB1E76" w16cid:durableId="27618B08"/>
  <w16cid:commentId w16cid:paraId="2B019E93" w16cid:durableId="27618BA1"/>
  <w16cid:commentId w16cid:paraId="1CDCDA70" w16cid:durableId="27618CEA"/>
  <w16cid:commentId w16cid:paraId="04CBB606" w16cid:durableId="2761917B"/>
  <w16cid:commentId w16cid:paraId="3678F1FD" w16cid:durableId="27619192"/>
  <w16cid:commentId w16cid:paraId="25BDAA2C" w16cid:durableId="2762759F"/>
  <w16cid:commentId w16cid:paraId="71AB7D6F" w16cid:durableId="27627617"/>
  <w16cid:commentId w16cid:paraId="79E1C45D" w16cid:durableId="276277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23841" w14:textId="77777777" w:rsidR="00A562F9" w:rsidRDefault="00A562F9" w:rsidP="00ED6D30">
      <w:r>
        <w:separator/>
      </w:r>
    </w:p>
  </w:endnote>
  <w:endnote w:type="continuationSeparator" w:id="0">
    <w:p w14:paraId="2E70885E" w14:textId="77777777" w:rsidR="00A562F9" w:rsidRDefault="00A562F9" w:rsidP="00ED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0BF74" w14:textId="77777777" w:rsidR="00A562F9" w:rsidRDefault="00A562F9" w:rsidP="00ED6D30">
      <w:r>
        <w:separator/>
      </w:r>
    </w:p>
  </w:footnote>
  <w:footnote w:type="continuationSeparator" w:id="0">
    <w:p w14:paraId="7865E46E" w14:textId="77777777" w:rsidR="00A562F9" w:rsidRDefault="00A562F9" w:rsidP="00ED6D30">
      <w:r>
        <w:continuationSeparator/>
      </w:r>
    </w:p>
  </w:footnote>
  <w:footnote w:id="1">
    <w:p w14:paraId="605FA049" w14:textId="029D2E87" w:rsidR="009343B7" w:rsidRPr="009343B7" w:rsidRDefault="009343B7">
      <w:pPr>
        <w:pStyle w:val="FootnoteText"/>
        <w:rPr>
          <w:lang w:val="en-US"/>
        </w:rPr>
      </w:pPr>
      <w:r>
        <w:rPr>
          <w:rStyle w:val="FootnoteReference"/>
        </w:rPr>
        <w:footnoteRef/>
      </w:r>
      <w:r>
        <w:t xml:space="preserve"> </w:t>
      </w:r>
      <w:r>
        <w:rPr>
          <w:lang w:val="en-US"/>
        </w:rPr>
        <w:t>It is found th</w:t>
      </w:r>
      <w:r w:rsidR="00A0375D">
        <w:rPr>
          <w:lang w:val="en-US"/>
        </w:rPr>
        <w:t>at in all the optimizatio</w:t>
      </w:r>
      <w:r w:rsidR="00CA63A5">
        <w:rPr>
          <w:lang w:val="en-US"/>
        </w:rPr>
        <w:t>ns</w:t>
      </w:r>
      <w:r w:rsidR="00A0375D">
        <w:rPr>
          <w:lang w:val="en-US"/>
        </w:rPr>
        <w:t>, the optimal solution is found early, when the gap is still wide, and the computational effort is in narrowing this gap by adding cut</w:t>
      </w:r>
      <w:r w:rsidR="00CA63A5">
        <w:rPr>
          <w:lang w:val="en-US"/>
        </w:rPr>
        <w:t>ting</w:t>
      </w:r>
      <w:r w:rsidR="00A0375D">
        <w:rPr>
          <w:lang w:val="en-US"/>
        </w:rPr>
        <w:t xml:space="preserve"> planes, which increases the lower bound. As such, when computation time is too high (above a few hours), this gap is often relaxed. </w:t>
      </w:r>
    </w:p>
  </w:footnote>
  <w:footnote w:id="2">
    <w:p w14:paraId="24D49308" w14:textId="6E00B32B" w:rsidR="008C2326" w:rsidRPr="008C2326" w:rsidRDefault="008C2326">
      <w:pPr>
        <w:pStyle w:val="FootnoteText"/>
        <w:rPr>
          <w:lang w:val="en-US"/>
        </w:rPr>
      </w:pPr>
      <w:r>
        <w:rPr>
          <w:rStyle w:val="FootnoteReference"/>
        </w:rPr>
        <w:footnoteRef/>
      </w:r>
      <w:r>
        <w:t xml:space="preserve"> </w:t>
      </w:r>
      <w:r>
        <w:rPr>
          <w:lang w:val="en-US"/>
        </w:rPr>
        <w:t>Intentionally a low estimate to account for standing time at the skip</w:t>
      </w:r>
      <w:r w:rsidR="00406A18">
        <w:rPr>
          <w:lang w:val="en-US"/>
        </w:rPr>
        <w:t>s</w:t>
      </w:r>
      <w:r>
        <w:rPr>
          <w:lang w:val="en-US"/>
        </w:rPr>
        <w:t xml:space="preserve"> and </w:t>
      </w:r>
      <w:r w:rsidR="00406A18">
        <w:rPr>
          <w:lang w:val="en-US"/>
        </w:rPr>
        <w:t xml:space="preserve">the dump. </w:t>
      </w:r>
    </w:p>
  </w:footnote>
  <w:footnote w:id="3">
    <w:p w14:paraId="64F5F341" w14:textId="20A21D4D" w:rsidR="00CC74AD" w:rsidRPr="001025FC" w:rsidRDefault="00CC74AD" w:rsidP="00ED6D30">
      <w:pPr>
        <w:pStyle w:val="FootnoteText"/>
        <w:rPr>
          <w:lang w:val="en-US"/>
        </w:rPr>
      </w:pPr>
      <w:r>
        <w:rPr>
          <w:rStyle w:val="FootnoteReference"/>
        </w:rPr>
        <w:footnoteRef/>
      </w:r>
      <w:r>
        <w:t xml:space="preserve"> Based on </w:t>
      </w:r>
      <w:r w:rsidR="001025FC">
        <w:rPr>
          <w:lang w:val="en-US"/>
        </w:rPr>
        <w:t>a 2-person crew</w:t>
      </w:r>
      <w:r w:rsidR="00AC3E96">
        <w:rPr>
          <w:lang w:val="en-US"/>
        </w:rPr>
        <w:t xml:space="preserve"> </w:t>
      </w:r>
      <w:r w:rsidR="00AC3E96">
        <w:rPr>
          <w:lang w:val="en-US"/>
        </w:rPr>
        <w:fldChar w:fldCharType="begin"/>
      </w:r>
      <w:r w:rsidR="00B5577A">
        <w:rPr>
          <w:lang w:val="en-US"/>
        </w:rPr>
        <w:instrText xml:space="preserve"> ADDIN ZOTERO_ITEM CSL_CITATION {"citationID":"uQbKRt5g","properties":{"formattedCitation":"(Coffey &amp; Coad, 2010)","plainCitation":"(Coffey &amp; Coad, 2010)","noteIndex":3},"citationItems":[{"id":575,"uris":["http://zotero.org/users/7260192/items/LCA25PE5"],"itemData":{"id":575,"type":"book","call-number":"TD790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AC3E96">
        <w:rPr>
          <w:lang w:val="en-US"/>
        </w:rPr>
        <w:fldChar w:fldCharType="separate"/>
      </w:r>
      <w:r w:rsidR="00B5577A" w:rsidRPr="00B5577A">
        <w:rPr>
          <w:rFonts w:cs="Times"/>
        </w:rPr>
        <w:t>(Coffey &amp; Coad, 2010)</w:t>
      </w:r>
      <w:r w:rsidR="00AC3E96">
        <w:rPr>
          <w:lang w:val="en-US"/>
        </w:rPr>
        <w:fldChar w:fldCharType="end"/>
      </w:r>
      <w:r w:rsidR="001025FC">
        <w:rPr>
          <w:lang w:val="en-US"/>
        </w:rPr>
        <w:t xml:space="preserve">, the average public servant salaries for grades N to R based on </w:t>
      </w:r>
      <w:r w:rsidR="001025FC">
        <w:rPr>
          <w:lang w:val="en-US"/>
        </w:rPr>
        <w:fldChar w:fldCharType="begin"/>
      </w:r>
      <w:r w:rsidR="00B5577A">
        <w:rPr>
          <w:lang w:val="en-US"/>
        </w:rPr>
        <w:instrText xml:space="preserve"> ADDIN ZOTERO_ITEM CSL_CITATION {"citationID":"ek1dIusR","properties":{"formattedCitation":"(USAID &amp; Nathan Associates Inc., 2018)","plainCitation":"(USAID &amp; Nathan Associates Inc., 2018)","noteIndex":3},"citationItems":[{"id":540,"uris":["http://zotero.org/users/7260192/items/V3JG29IA"],"itemData":{"id":540,"type":"report","language":"en","page":"47","publisher":"USAID","source":"Zotero","title":"MALAWI WAGE BILL ANALYSIS, Leadership in Public Financial Management II","author":[{"family":"USAID","given":""},{"family":"Nathan Associates Inc.","given":""}],"issued":{"date-parts":[["2018",1]]},"citation-key":"usaidMALAWIWAGEBILL2018"}}],"schema":"https://github.com/citation-style-language/schema/raw/master/csl-citation.json"} </w:instrText>
      </w:r>
      <w:r w:rsidR="001025FC">
        <w:rPr>
          <w:lang w:val="en-US"/>
        </w:rPr>
        <w:fldChar w:fldCharType="separate"/>
      </w:r>
      <w:r w:rsidR="00B5577A" w:rsidRPr="00B5577A">
        <w:rPr>
          <w:rFonts w:cs="Times"/>
        </w:rPr>
        <w:t>(USAID &amp; Nathan Associates Inc., 2018)</w:t>
      </w:r>
      <w:r w:rsidR="001025FC">
        <w:rPr>
          <w:lang w:val="en-US"/>
        </w:rPr>
        <w:fldChar w:fldCharType="end"/>
      </w:r>
      <w:r w:rsidR="001025FC">
        <w:rPr>
          <w:lang w:val="en-US"/>
        </w:rPr>
        <w:t xml:space="preserve"> </w:t>
      </w:r>
      <w:r w:rsidR="00F618CD">
        <w:rPr>
          <w:lang w:val="en-US"/>
        </w:rPr>
        <w:t xml:space="preserve">and adjusted to recent increases </w:t>
      </w:r>
      <w:r w:rsidR="00F618CD">
        <w:rPr>
          <w:lang w:val="en-US"/>
        </w:rPr>
        <w:fldChar w:fldCharType="begin"/>
      </w:r>
      <w:r w:rsidR="00B5577A">
        <w:rPr>
          <w:lang w:val="en-US"/>
        </w:rPr>
        <w:instrText xml:space="preserve"> ADDIN ZOTERO_ITEM CSL_CITATION {"citationID":"xawoCk5F","properties":{"formattedCitation":"(Malawi 24, 2022)","plainCitation":"(Malawi 24, 2022)","noteIndex":3},"citationItems":[{"id":541,"uris":["http://zotero.org/users/7260192/items/WSXCGSQT"],"itemData":{"id":541,"type":"webpage","abstract":"Government has increased civil servants' salaries by 12 percent, with the lowest paid civil servant getting an extra K220,000 per year and the highest","container-title":"Malawi 24","language":"en-US","title":"Govt increases civil servants' salaries","URL":"https://malawi24.com/2022/04/28/govt-increases-civil-servants-salaries/","author":[{"family":"Malawi 24","given":""}],"accessed":{"date-parts":[["2022",11,24]]},"issued":{"date-parts":[["2022",4,28]]},"citation-key":"malawi24GovtIncreasesCivil2022"}}],"schema":"https://github.com/citation-style-language/schema/raw/master/csl-citation.json"} </w:instrText>
      </w:r>
      <w:r w:rsidR="00F618CD">
        <w:rPr>
          <w:lang w:val="en-US"/>
        </w:rPr>
        <w:fldChar w:fldCharType="separate"/>
      </w:r>
      <w:r w:rsidR="00B5577A" w:rsidRPr="00B5577A">
        <w:rPr>
          <w:rFonts w:cs="Times"/>
        </w:rPr>
        <w:t>(Malawi 24, 2022)</w:t>
      </w:r>
      <w:r w:rsidR="00F618CD">
        <w:rPr>
          <w:lang w:val="en-US"/>
        </w:rPr>
        <w:fldChar w:fldCharType="end"/>
      </w:r>
      <w:r w:rsidR="0025688D">
        <w:rPr>
          <w:lang w:val="en-US"/>
        </w:rPr>
        <w:t>.</w:t>
      </w:r>
      <w:r w:rsidR="00746121">
        <w:rPr>
          <w:lang w:val="en-US"/>
        </w:rPr>
        <w:t xml:space="preserve"> This results in</w:t>
      </w:r>
      <w:r w:rsidR="0025688D">
        <w:rPr>
          <w:lang w:val="en-US"/>
        </w:rPr>
        <w:t xml:space="preserve"> M</w:t>
      </w:r>
      <w:r w:rsidR="000B3DF3">
        <w:rPr>
          <w:lang w:val="en-US"/>
        </w:rPr>
        <w:t>W</w:t>
      </w:r>
      <w:r w:rsidR="0025688D">
        <w:rPr>
          <w:lang w:val="en-US"/>
        </w:rPr>
        <w:t>K1.965</w:t>
      </w:r>
      <w:r w:rsidR="005324AB">
        <w:rPr>
          <w:lang w:val="en-US"/>
        </w:rPr>
        <w:t>Mio.</w:t>
      </w:r>
      <w:r w:rsidR="000B3DF3">
        <w:rPr>
          <w:lang w:val="en-US"/>
        </w:rPr>
        <w:t>/</w:t>
      </w:r>
      <w:r w:rsidR="0025688D">
        <w:rPr>
          <w:lang w:val="en-US"/>
        </w:rPr>
        <w:t>year.</w:t>
      </w:r>
    </w:p>
  </w:footnote>
  <w:footnote w:id="4">
    <w:p w14:paraId="65C72913" w14:textId="4319E1A9" w:rsidR="00CC74AD" w:rsidRPr="000B3DF3" w:rsidRDefault="00CC74AD" w:rsidP="00ED6D30">
      <w:pPr>
        <w:pStyle w:val="FootnoteText"/>
        <w:rPr>
          <w:lang w:val="en-US"/>
        </w:rPr>
      </w:pPr>
      <w:r>
        <w:rPr>
          <w:rStyle w:val="FootnoteReference"/>
        </w:rPr>
        <w:footnoteRef/>
      </w:r>
      <w:r>
        <w:t xml:space="preserve"> Based </w:t>
      </w:r>
      <w:r w:rsidR="000B3DF3">
        <w:rPr>
          <w:lang w:val="en-US"/>
        </w:rPr>
        <w:t xml:space="preserve">on </w:t>
      </w:r>
      <w:r w:rsidR="000B3DF3" w:rsidRPr="000B3DF3">
        <w:t>MWK1,920.00/L</w:t>
      </w:r>
      <w:r w:rsidR="000B3DF3">
        <w:rPr>
          <w:lang w:val="en-US"/>
        </w:rPr>
        <w:t xml:space="preserve"> for diesel </w:t>
      </w:r>
      <w:r w:rsidR="000B3DF3">
        <w:rPr>
          <w:lang w:val="en-US"/>
        </w:rPr>
        <w:fldChar w:fldCharType="begin"/>
      </w:r>
      <w:r w:rsidR="00B5577A">
        <w:rPr>
          <w:lang w:val="en-US"/>
        </w:rPr>
        <w:instrText xml:space="preserve"> ADDIN ZOTERO_ITEM CSL_CITATION {"citationID":"9Q19oX8o","properties":{"formattedCitation":"(MERA, 2022)","plainCitation":"(MERA, 2022)","noteIndex":4},"citationItems":[{"id":545,"uris":["http://zotero.org/users/7260192/items/5699DVZ3"],"itemData":{"id":545,"type":"post-weblog","container-title":"Malawi Energy Regulatory Authority","language":"en-US","title":"REVIEW OF PRICES OF PETROL, DIESEL, AND PARAFFIN FOR THE MONTH OF SEPTEMBER 2022","URL":"https://mera.mw/2022/09/14/review-of-prices-of-petrol-diesel-and-paraffin-for-the-month-of-september-2022/","author":[{"family":"MERA","given":""}],"accessed":{"date-parts":[["2022",11,24]]},"issued":{"date-parts":[["2022",9,14]]},"citation-key":"meraREVIEWPRICESPETROL2022"}}],"schema":"https://github.com/citation-style-language/schema/raw/master/csl-citation.json"} </w:instrText>
      </w:r>
      <w:r w:rsidR="000B3DF3">
        <w:rPr>
          <w:lang w:val="en-US"/>
        </w:rPr>
        <w:fldChar w:fldCharType="separate"/>
      </w:r>
      <w:r w:rsidR="00B5577A" w:rsidRPr="00B5577A">
        <w:rPr>
          <w:rFonts w:cs="Times"/>
        </w:rPr>
        <w:t>(MERA, 2022)</w:t>
      </w:r>
      <w:r w:rsidR="000B3DF3">
        <w:rPr>
          <w:lang w:val="en-US"/>
        </w:rPr>
        <w:fldChar w:fldCharType="end"/>
      </w:r>
      <w:r w:rsidR="002877E1">
        <w:rPr>
          <w:lang w:val="en-US"/>
        </w:rPr>
        <w:t xml:space="preserve"> and </w:t>
      </w:r>
      <w:r w:rsidR="007D347E">
        <w:rPr>
          <w:lang w:val="en-US"/>
        </w:rPr>
        <w:t>an estimated</w:t>
      </w:r>
      <w:r w:rsidR="002877E1">
        <w:rPr>
          <w:lang w:val="en-US"/>
        </w:rPr>
        <w:t xml:space="preserve"> 20L/100km fuel consumption</w:t>
      </w:r>
      <w:r w:rsidR="00746121">
        <w:rPr>
          <w:lang w:val="en-US"/>
        </w:rPr>
        <w:t xml:space="preserve">. </w:t>
      </w:r>
    </w:p>
  </w:footnote>
  <w:footnote w:id="5">
    <w:p w14:paraId="4DFCD5D5" w14:textId="4797D8AF" w:rsidR="00CA5012" w:rsidRPr="00CA5012" w:rsidRDefault="00CA5012">
      <w:pPr>
        <w:pStyle w:val="FootnoteText"/>
        <w:rPr>
          <w:lang w:val="en-US"/>
        </w:rPr>
      </w:pPr>
      <w:r>
        <w:rPr>
          <w:rStyle w:val="FootnoteReference"/>
        </w:rPr>
        <w:footnoteRef/>
      </w:r>
      <w:r>
        <w:t xml:space="preserve"> </w:t>
      </w:r>
      <w:r>
        <w:rPr>
          <w:lang w:val="en-US"/>
        </w:rPr>
        <w:t xml:space="preserve">Current number of trucks </w:t>
      </w:r>
      <w:r w:rsidR="00B727A2">
        <w:rPr>
          <w:lang w:val="en-US"/>
        </w:rPr>
        <w:t>operated by the BCC</w:t>
      </w:r>
      <w:r>
        <w:rPr>
          <w:lang w:val="en-US"/>
        </w:rPr>
        <w:t xml:space="preserve"> in Blantyre, Malawi.</w:t>
      </w:r>
    </w:p>
  </w:footnote>
  <w:footnote w:id="6">
    <w:p w14:paraId="725A6159" w14:textId="5EA16518" w:rsidR="00FD0214" w:rsidRPr="00FD0214" w:rsidRDefault="00FD0214" w:rsidP="00ED6D30">
      <w:pPr>
        <w:pStyle w:val="FootnoteText"/>
      </w:pPr>
      <w:r>
        <w:rPr>
          <w:rStyle w:val="FootnoteReference"/>
        </w:rPr>
        <w:footnoteRef/>
      </w:r>
      <w:r>
        <w:t xml:space="preserve"> Assuming an 8 hour work day split into two</w:t>
      </w:r>
      <w:r w:rsidR="00595D97">
        <w:t xml:space="preserve"> periods</w:t>
      </w:r>
      <w:r w:rsidR="00833AA0">
        <w:rPr>
          <w:lang w:val="en-US"/>
        </w:rPr>
        <w:t xml:space="preserve"> of 4 hours each</w:t>
      </w:r>
      <w:r w:rsidR="00595D97">
        <w:t xml:space="preserve">. </w:t>
      </w:r>
    </w:p>
  </w:footnote>
  <w:footnote w:id="7">
    <w:p w14:paraId="38FE13C8" w14:textId="45E83548" w:rsidR="00E41477" w:rsidRPr="00E41477" w:rsidRDefault="00E41477" w:rsidP="00ED6D30">
      <w:pPr>
        <w:pStyle w:val="FootnoteText"/>
      </w:pPr>
      <w:r>
        <w:rPr>
          <w:rStyle w:val="FootnoteReference"/>
        </w:rPr>
        <w:footnoteRef/>
      </w:r>
      <w:r>
        <w:t xml:space="preserve"> When the wage structure is fixed salaries for all employed </w:t>
      </w:r>
      <w:r w:rsidR="007E64F0">
        <w:t>collection workers</w:t>
      </w:r>
      <w:r>
        <w:t xml:space="preserve">, </w:t>
      </w:r>
      <w:r w:rsidR="008F5904">
        <w:t xml:space="preserve">the number of crews is </w:t>
      </w:r>
      <w:r w:rsidR="007E64F0">
        <w:t xml:space="preserve">a decision variable constant every day but constrained to be the maximum number of crews dispatched </w:t>
      </w:r>
      <w:r w:rsidR="00953B7B">
        <w:t>at the same time over the horizon</w:t>
      </w:r>
      <w:r w:rsidR="007E64F0">
        <w:t xml:space="preserve">. </w:t>
      </w:r>
      <w:r w:rsidR="00E71BFA">
        <w:t xml:space="preserve">This is equivalent to a number of workers on constant payroll. </w:t>
      </w:r>
      <w:r w:rsidR="007E64F0">
        <w:t xml:space="preserve">If the </w:t>
      </w:r>
      <w:r w:rsidR="00E71BFA">
        <w:t>workers are paid per collection period, the number of crews</w:t>
      </w:r>
      <w:r w:rsidR="00953B7B">
        <w:t xml:space="preserve"> are individual to the period and</w:t>
      </w:r>
      <w:r w:rsidR="00E71BFA">
        <w:t xml:space="preserve"> corresponds to the number of vehicles out on </w:t>
      </w:r>
      <w:r w:rsidR="00953B7B">
        <w:t>that</w:t>
      </w:r>
      <w:r w:rsidR="00E71BFA">
        <w:t xml:space="preserve"> specific period.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300453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lley  Elizabeth">
    <w15:presenceInfo w15:providerId="AD" w15:userId="S::tilleye@ethz.ch::ad2647fc-1fbc-4bba-8fd2-c56e4f6cb272"/>
  </w15:person>
  <w15:person w15:author="Seemann-Ricard  Nicolas">
    <w15:presenceInfo w15:providerId="AD" w15:userId="S::nseemann@ethz.ch::08587088-8c2f-4874-b5f0-aa3741eabc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3D2"/>
    <w:rsid w:val="0000260E"/>
    <w:rsid w:val="00002B13"/>
    <w:rsid w:val="00003FBE"/>
    <w:rsid w:val="00005043"/>
    <w:rsid w:val="0000790A"/>
    <w:rsid w:val="00011729"/>
    <w:rsid w:val="00011C88"/>
    <w:rsid w:val="00011E40"/>
    <w:rsid w:val="000120C7"/>
    <w:rsid w:val="00012E1A"/>
    <w:rsid w:val="0001330D"/>
    <w:rsid w:val="00014B27"/>
    <w:rsid w:val="00015C15"/>
    <w:rsid w:val="000161C5"/>
    <w:rsid w:val="00021068"/>
    <w:rsid w:val="00023B9A"/>
    <w:rsid w:val="00025D6B"/>
    <w:rsid w:val="00026A9F"/>
    <w:rsid w:val="00026FA2"/>
    <w:rsid w:val="00030105"/>
    <w:rsid w:val="00031F25"/>
    <w:rsid w:val="00033521"/>
    <w:rsid w:val="00033BB9"/>
    <w:rsid w:val="00034223"/>
    <w:rsid w:val="0003677A"/>
    <w:rsid w:val="000371E7"/>
    <w:rsid w:val="00037711"/>
    <w:rsid w:val="0004054C"/>
    <w:rsid w:val="00043FB6"/>
    <w:rsid w:val="00046ACB"/>
    <w:rsid w:val="00050D7E"/>
    <w:rsid w:val="00051D95"/>
    <w:rsid w:val="000520A4"/>
    <w:rsid w:val="00052288"/>
    <w:rsid w:val="00052F14"/>
    <w:rsid w:val="00052FA3"/>
    <w:rsid w:val="00053EC0"/>
    <w:rsid w:val="0005431C"/>
    <w:rsid w:val="00054AE0"/>
    <w:rsid w:val="00055675"/>
    <w:rsid w:val="000558F5"/>
    <w:rsid w:val="00055BD3"/>
    <w:rsid w:val="0006024D"/>
    <w:rsid w:val="00060F48"/>
    <w:rsid w:val="00060F80"/>
    <w:rsid w:val="00064E13"/>
    <w:rsid w:val="00064F3C"/>
    <w:rsid w:val="00070023"/>
    <w:rsid w:val="00072436"/>
    <w:rsid w:val="00072991"/>
    <w:rsid w:val="00072C03"/>
    <w:rsid w:val="00072CD6"/>
    <w:rsid w:val="000732B4"/>
    <w:rsid w:val="00073364"/>
    <w:rsid w:val="00075C37"/>
    <w:rsid w:val="000768D2"/>
    <w:rsid w:val="00077294"/>
    <w:rsid w:val="000800EA"/>
    <w:rsid w:val="000832E8"/>
    <w:rsid w:val="00084009"/>
    <w:rsid w:val="00084680"/>
    <w:rsid w:val="00085951"/>
    <w:rsid w:val="00086BEB"/>
    <w:rsid w:val="00090EA2"/>
    <w:rsid w:val="00091165"/>
    <w:rsid w:val="00092122"/>
    <w:rsid w:val="00094516"/>
    <w:rsid w:val="00094DA8"/>
    <w:rsid w:val="000959CA"/>
    <w:rsid w:val="00095ECF"/>
    <w:rsid w:val="00096242"/>
    <w:rsid w:val="00096AAD"/>
    <w:rsid w:val="000A096A"/>
    <w:rsid w:val="000A2014"/>
    <w:rsid w:val="000A28B4"/>
    <w:rsid w:val="000A354B"/>
    <w:rsid w:val="000A4022"/>
    <w:rsid w:val="000A536A"/>
    <w:rsid w:val="000A62F6"/>
    <w:rsid w:val="000B23F5"/>
    <w:rsid w:val="000B2DA3"/>
    <w:rsid w:val="000B3DF3"/>
    <w:rsid w:val="000B6315"/>
    <w:rsid w:val="000B66C5"/>
    <w:rsid w:val="000B67FE"/>
    <w:rsid w:val="000B7E02"/>
    <w:rsid w:val="000C026B"/>
    <w:rsid w:val="000C2D63"/>
    <w:rsid w:val="000C3CBC"/>
    <w:rsid w:val="000C452A"/>
    <w:rsid w:val="000C4C38"/>
    <w:rsid w:val="000D00B7"/>
    <w:rsid w:val="000D05E4"/>
    <w:rsid w:val="000D2886"/>
    <w:rsid w:val="000E14F0"/>
    <w:rsid w:val="000E152C"/>
    <w:rsid w:val="000E2A52"/>
    <w:rsid w:val="000E4023"/>
    <w:rsid w:val="000E5B34"/>
    <w:rsid w:val="000E678C"/>
    <w:rsid w:val="000E7696"/>
    <w:rsid w:val="000F068B"/>
    <w:rsid w:val="000F0997"/>
    <w:rsid w:val="000F1688"/>
    <w:rsid w:val="000F3A56"/>
    <w:rsid w:val="000F3E52"/>
    <w:rsid w:val="000F4C71"/>
    <w:rsid w:val="000F4CB3"/>
    <w:rsid w:val="000F5AB7"/>
    <w:rsid w:val="00100C7F"/>
    <w:rsid w:val="001017A6"/>
    <w:rsid w:val="001025FC"/>
    <w:rsid w:val="00104C7B"/>
    <w:rsid w:val="0010588D"/>
    <w:rsid w:val="00106BE9"/>
    <w:rsid w:val="00110042"/>
    <w:rsid w:val="001104B8"/>
    <w:rsid w:val="001127D6"/>
    <w:rsid w:val="001140D6"/>
    <w:rsid w:val="00116C88"/>
    <w:rsid w:val="00117FA2"/>
    <w:rsid w:val="0012271B"/>
    <w:rsid w:val="0012509B"/>
    <w:rsid w:val="001275ED"/>
    <w:rsid w:val="001327DF"/>
    <w:rsid w:val="00133DD0"/>
    <w:rsid w:val="00134653"/>
    <w:rsid w:val="00135FBF"/>
    <w:rsid w:val="00136F31"/>
    <w:rsid w:val="00142D73"/>
    <w:rsid w:val="001506FD"/>
    <w:rsid w:val="00150CF3"/>
    <w:rsid w:val="001525A3"/>
    <w:rsid w:val="00153332"/>
    <w:rsid w:val="00153574"/>
    <w:rsid w:val="00154877"/>
    <w:rsid w:val="00156108"/>
    <w:rsid w:val="00160A2B"/>
    <w:rsid w:val="00166054"/>
    <w:rsid w:val="001661C0"/>
    <w:rsid w:val="00166373"/>
    <w:rsid w:val="00166550"/>
    <w:rsid w:val="00166F30"/>
    <w:rsid w:val="0017227B"/>
    <w:rsid w:val="00174D34"/>
    <w:rsid w:val="00174DD9"/>
    <w:rsid w:val="001753A5"/>
    <w:rsid w:val="001757FC"/>
    <w:rsid w:val="001770ED"/>
    <w:rsid w:val="001773EA"/>
    <w:rsid w:val="00177E68"/>
    <w:rsid w:val="00180227"/>
    <w:rsid w:val="001816BD"/>
    <w:rsid w:val="001818E6"/>
    <w:rsid w:val="00181EB0"/>
    <w:rsid w:val="0018309D"/>
    <w:rsid w:val="00183DB3"/>
    <w:rsid w:val="001848EC"/>
    <w:rsid w:val="00185ACF"/>
    <w:rsid w:val="00186321"/>
    <w:rsid w:val="00186E0C"/>
    <w:rsid w:val="001877D2"/>
    <w:rsid w:val="00191755"/>
    <w:rsid w:val="00192055"/>
    <w:rsid w:val="001920DE"/>
    <w:rsid w:val="00193E82"/>
    <w:rsid w:val="0019787A"/>
    <w:rsid w:val="00197922"/>
    <w:rsid w:val="001A12FE"/>
    <w:rsid w:val="001A27E6"/>
    <w:rsid w:val="001A4B56"/>
    <w:rsid w:val="001A5900"/>
    <w:rsid w:val="001A7582"/>
    <w:rsid w:val="001A7653"/>
    <w:rsid w:val="001B09BF"/>
    <w:rsid w:val="001B1131"/>
    <w:rsid w:val="001B154B"/>
    <w:rsid w:val="001B1A4B"/>
    <w:rsid w:val="001B1D2C"/>
    <w:rsid w:val="001B2D10"/>
    <w:rsid w:val="001B3774"/>
    <w:rsid w:val="001B5479"/>
    <w:rsid w:val="001B6018"/>
    <w:rsid w:val="001C1B42"/>
    <w:rsid w:val="001C426B"/>
    <w:rsid w:val="001C4BF5"/>
    <w:rsid w:val="001C56DA"/>
    <w:rsid w:val="001D217E"/>
    <w:rsid w:val="001D21AE"/>
    <w:rsid w:val="001D4902"/>
    <w:rsid w:val="001D6111"/>
    <w:rsid w:val="001E0B67"/>
    <w:rsid w:val="001E10A1"/>
    <w:rsid w:val="001E7ED3"/>
    <w:rsid w:val="001F04B3"/>
    <w:rsid w:val="001F144A"/>
    <w:rsid w:val="001F1B49"/>
    <w:rsid w:val="001F1D33"/>
    <w:rsid w:val="001F4CD9"/>
    <w:rsid w:val="001F5002"/>
    <w:rsid w:val="001F5213"/>
    <w:rsid w:val="001F521A"/>
    <w:rsid w:val="001F67CE"/>
    <w:rsid w:val="0020109B"/>
    <w:rsid w:val="002013DD"/>
    <w:rsid w:val="002018A6"/>
    <w:rsid w:val="00204EE8"/>
    <w:rsid w:val="0020544F"/>
    <w:rsid w:val="002056C2"/>
    <w:rsid w:val="0020585F"/>
    <w:rsid w:val="00206533"/>
    <w:rsid w:val="00207336"/>
    <w:rsid w:val="002133B5"/>
    <w:rsid w:val="00213E62"/>
    <w:rsid w:val="00214009"/>
    <w:rsid w:val="002143A8"/>
    <w:rsid w:val="002143BD"/>
    <w:rsid w:val="00214E5D"/>
    <w:rsid w:val="00215756"/>
    <w:rsid w:val="00216CFF"/>
    <w:rsid w:val="00220B1C"/>
    <w:rsid w:val="00221EC4"/>
    <w:rsid w:val="0022397B"/>
    <w:rsid w:val="00225947"/>
    <w:rsid w:val="002265FF"/>
    <w:rsid w:val="00226689"/>
    <w:rsid w:val="00226C9D"/>
    <w:rsid w:val="002276F5"/>
    <w:rsid w:val="00230B95"/>
    <w:rsid w:val="00231B40"/>
    <w:rsid w:val="00234C0A"/>
    <w:rsid w:val="00235C59"/>
    <w:rsid w:val="002373AF"/>
    <w:rsid w:val="00237A2E"/>
    <w:rsid w:val="0024074E"/>
    <w:rsid w:val="0024161C"/>
    <w:rsid w:val="00241871"/>
    <w:rsid w:val="0024311B"/>
    <w:rsid w:val="002458B2"/>
    <w:rsid w:val="00251CF8"/>
    <w:rsid w:val="00254DF0"/>
    <w:rsid w:val="00256887"/>
    <w:rsid w:val="0025688D"/>
    <w:rsid w:val="00256971"/>
    <w:rsid w:val="0025747C"/>
    <w:rsid w:val="0026004E"/>
    <w:rsid w:val="00260C0F"/>
    <w:rsid w:val="00260F3F"/>
    <w:rsid w:val="00265109"/>
    <w:rsid w:val="002651C0"/>
    <w:rsid w:val="00265D2A"/>
    <w:rsid w:val="00266191"/>
    <w:rsid w:val="00271A41"/>
    <w:rsid w:val="00273A33"/>
    <w:rsid w:val="00274871"/>
    <w:rsid w:val="00274F04"/>
    <w:rsid w:val="00276709"/>
    <w:rsid w:val="002816A0"/>
    <w:rsid w:val="00282D9D"/>
    <w:rsid w:val="00283382"/>
    <w:rsid w:val="00283FA3"/>
    <w:rsid w:val="002850D2"/>
    <w:rsid w:val="002869D5"/>
    <w:rsid w:val="00286F18"/>
    <w:rsid w:val="002877E1"/>
    <w:rsid w:val="0029084E"/>
    <w:rsid w:val="0029093B"/>
    <w:rsid w:val="00290C7F"/>
    <w:rsid w:val="0029120E"/>
    <w:rsid w:val="00291870"/>
    <w:rsid w:val="0029212E"/>
    <w:rsid w:val="00292B21"/>
    <w:rsid w:val="00294026"/>
    <w:rsid w:val="002979C7"/>
    <w:rsid w:val="002A04EE"/>
    <w:rsid w:val="002A1023"/>
    <w:rsid w:val="002A42F9"/>
    <w:rsid w:val="002A6E8C"/>
    <w:rsid w:val="002B2ADB"/>
    <w:rsid w:val="002B33A2"/>
    <w:rsid w:val="002B40CD"/>
    <w:rsid w:val="002B56F2"/>
    <w:rsid w:val="002B5DE6"/>
    <w:rsid w:val="002B5E2A"/>
    <w:rsid w:val="002B6162"/>
    <w:rsid w:val="002C027E"/>
    <w:rsid w:val="002C1FA5"/>
    <w:rsid w:val="002C3A98"/>
    <w:rsid w:val="002C47C3"/>
    <w:rsid w:val="002C6419"/>
    <w:rsid w:val="002C7D0F"/>
    <w:rsid w:val="002D09EA"/>
    <w:rsid w:val="002D18A3"/>
    <w:rsid w:val="002D53D0"/>
    <w:rsid w:val="002D5EF5"/>
    <w:rsid w:val="002D68DD"/>
    <w:rsid w:val="002D6B3F"/>
    <w:rsid w:val="002E0DDA"/>
    <w:rsid w:val="002E2F18"/>
    <w:rsid w:val="002E3DC4"/>
    <w:rsid w:val="002F3E47"/>
    <w:rsid w:val="002F4BB8"/>
    <w:rsid w:val="002F5192"/>
    <w:rsid w:val="002F5523"/>
    <w:rsid w:val="002F5580"/>
    <w:rsid w:val="002F6DB7"/>
    <w:rsid w:val="002F703B"/>
    <w:rsid w:val="003002F0"/>
    <w:rsid w:val="00300A28"/>
    <w:rsid w:val="0030103E"/>
    <w:rsid w:val="00301FEB"/>
    <w:rsid w:val="0030230A"/>
    <w:rsid w:val="0030258E"/>
    <w:rsid w:val="003036CE"/>
    <w:rsid w:val="0030502C"/>
    <w:rsid w:val="003053F2"/>
    <w:rsid w:val="003058D5"/>
    <w:rsid w:val="00306728"/>
    <w:rsid w:val="0031234F"/>
    <w:rsid w:val="00314017"/>
    <w:rsid w:val="00314942"/>
    <w:rsid w:val="003209CB"/>
    <w:rsid w:val="00320BCF"/>
    <w:rsid w:val="00325313"/>
    <w:rsid w:val="00325E80"/>
    <w:rsid w:val="0032697F"/>
    <w:rsid w:val="003274B6"/>
    <w:rsid w:val="0032766E"/>
    <w:rsid w:val="00330B41"/>
    <w:rsid w:val="00332AEB"/>
    <w:rsid w:val="00333B67"/>
    <w:rsid w:val="003343B2"/>
    <w:rsid w:val="00334AF2"/>
    <w:rsid w:val="003358B6"/>
    <w:rsid w:val="00335ACB"/>
    <w:rsid w:val="00336DB3"/>
    <w:rsid w:val="00337501"/>
    <w:rsid w:val="00337520"/>
    <w:rsid w:val="0034000F"/>
    <w:rsid w:val="00341D41"/>
    <w:rsid w:val="0034351F"/>
    <w:rsid w:val="00343715"/>
    <w:rsid w:val="00343C19"/>
    <w:rsid w:val="00344843"/>
    <w:rsid w:val="0034548D"/>
    <w:rsid w:val="00345926"/>
    <w:rsid w:val="00346369"/>
    <w:rsid w:val="0034723F"/>
    <w:rsid w:val="00347423"/>
    <w:rsid w:val="003537CA"/>
    <w:rsid w:val="00356270"/>
    <w:rsid w:val="00356D82"/>
    <w:rsid w:val="00356E6F"/>
    <w:rsid w:val="0035773D"/>
    <w:rsid w:val="00357988"/>
    <w:rsid w:val="00357AC5"/>
    <w:rsid w:val="003614CD"/>
    <w:rsid w:val="00364A3B"/>
    <w:rsid w:val="00366CD4"/>
    <w:rsid w:val="003671F4"/>
    <w:rsid w:val="0036764F"/>
    <w:rsid w:val="00371211"/>
    <w:rsid w:val="00373D00"/>
    <w:rsid w:val="00373F1F"/>
    <w:rsid w:val="003767C0"/>
    <w:rsid w:val="0037742B"/>
    <w:rsid w:val="00377655"/>
    <w:rsid w:val="00377F49"/>
    <w:rsid w:val="00386A22"/>
    <w:rsid w:val="00387AA6"/>
    <w:rsid w:val="003923FE"/>
    <w:rsid w:val="00392E7C"/>
    <w:rsid w:val="00393DAE"/>
    <w:rsid w:val="00394883"/>
    <w:rsid w:val="00396038"/>
    <w:rsid w:val="003974A2"/>
    <w:rsid w:val="00397AA0"/>
    <w:rsid w:val="003A2286"/>
    <w:rsid w:val="003A38B2"/>
    <w:rsid w:val="003A45B7"/>
    <w:rsid w:val="003A77E5"/>
    <w:rsid w:val="003B0394"/>
    <w:rsid w:val="003B0BB7"/>
    <w:rsid w:val="003B751B"/>
    <w:rsid w:val="003B761E"/>
    <w:rsid w:val="003C1A0F"/>
    <w:rsid w:val="003C3B78"/>
    <w:rsid w:val="003C46C0"/>
    <w:rsid w:val="003C5264"/>
    <w:rsid w:val="003C5777"/>
    <w:rsid w:val="003C6227"/>
    <w:rsid w:val="003D10B1"/>
    <w:rsid w:val="003D1106"/>
    <w:rsid w:val="003D3EB4"/>
    <w:rsid w:val="003D44F5"/>
    <w:rsid w:val="003D55C9"/>
    <w:rsid w:val="003D77B9"/>
    <w:rsid w:val="003E251E"/>
    <w:rsid w:val="003E2FE5"/>
    <w:rsid w:val="003E5D16"/>
    <w:rsid w:val="003E6A14"/>
    <w:rsid w:val="003E7660"/>
    <w:rsid w:val="003F00C8"/>
    <w:rsid w:val="003F04E6"/>
    <w:rsid w:val="003F146E"/>
    <w:rsid w:val="003F2D46"/>
    <w:rsid w:val="003F3E8D"/>
    <w:rsid w:val="003F59B8"/>
    <w:rsid w:val="003F5C00"/>
    <w:rsid w:val="003F717A"/>
    <w:rsid w:val="003F728C"/>
    <w:rsid w:val="004026DA"/>
    <w:rsid w:val="00403779"/>
    <w:rsid w:val="00403D1E"/>
    <w:rsid w:val="00403DCB"/>
    <w:rsid w:val="004050B5"/>
    <w:rsid w:val="004051F1"/>
    <w:rsid w:val="00406A18"/>
    <w:rsid w:val="00406C61"/>
    <w:rsid w:val="00410F64"/>
    <w:rsid w:val="00414362"/>
    <w:rsid w:val="0041470A"/>
    <w:rsid w:val="00414BB5"/>
    <w:rsid w:val="00415F91"/>
    <w:rsid w:val="00417AA3"/>
    <w:rsid w:val="00420AFE"/>
    <w:rsid w:val="00420F60"/>
    <w:rsid w:val="00423224"/>
    <w:rsid w:val="00423BC1"/>
    <w:rsid w:val="00424268"/>
    <w:rsid w:val="00425223"/>
    <w:rsid w:val="00425CFF"/>
    <w:rsid w:val="004327BA"/>
    <w:rsid w:val="004332AA"/>
    <w:rsid w:val="004343ED"/>
    <w:rsid w:val="00434E2C"/>
    <w:rsid w:val="00436D26"/>
    <w:rsid w:val="004425B3"/>
    <w:rsid w:val="00443321"/>
    <w:rsid w:val="004446C6"/>
    <w:rsid w:val="00444A06"/>
    <w:rsid w:val="004464C6"/>
    <w:rsid w:val="00447D7A"/>
    <w:rsid w:val="0045185A"/>
    <w:rsid w:val="00452227"/>
    <w:rsid w:val="00452D8E"/>
    <w:rsid w:val="00452E75"/>
    <w:rsid w:val="00454D38"/>
    <w:rsid w:val="00455ECA"/>
    <w:rsid w:val="00462DF2"/>
    <w:rsid w:val="00463EE7"/>
    <w:rsid w:val="004667FA"/>
    <w:rsid w:val="00471902"/>
    <w:rsid w:val="00472327"/>
    <w:rsid w:val="004726AE"/>
    <w:rsid w:val="00474032"/>
    <w:rsid w:val="00474B0E"/>
    <w:rsid w:val="00476B56"/>
    <w:rsid w:val="004804C0"/>
    <w:rsid w:val="004829EA"/>
    <w:rsid w:val="00482A0C"/>
    <w:rsid w:val="00484DDC"/>
    <w:rsid w:val="00485076"/>
    <w:rsid w:val="004851BA"/>
    <w:rsid w:val="004851F2"/>
    <w:rsid w:val="00486BD6"/>
    <w:rsid w:val="0049471D"/>
    <w:rsid w:val="00496059"/>
    <w:rsid w:val="004960BE"/>
    <w:rsid w:val="0049774B"/>
    <w:rsid w:val="004978BE"/>
    <w:rsid w:val="00497A84"/>
    <w:rsid w:val="004A0B13"/>
    <w:rsid w:val="004A11BA"/>
    <w:rsid w:val="004A236B"/>
    <w:rsid w:val="004A25B5"/>
    <w:rsid w:val="004A4F89"/>
    <w:rsid w:val="004B12F2"/>
    <w:rsid w:val="004B2AA2"/>
    <w:rsid w:val="004B6D49"/>
    <w:rsid w:val="004C125D"/>
    <w:rsid w:val="004C34FF"/>
    <w:rsid w:val="004C3D25"/>
    <w:rsid w:val="004C4A90"/>
    <w:rsid w:val="004C51B9"/>
    <w:rsid w:val="004C57BF"/>
    <w:rsid w:val="004C6268"/>
    <w:rsid w:val="004C6ED2"/>
    <w:rsid w:val="004D22F5"/>
    <w:rsid w:val="004D2353"/>
    <w:rsid w:val="004D268B"/>
    <w:rsid w:val="004D42E7"/>
    <w:rsid w:val="004D5E9E"/>
    <w:rsid w:val="004D7825"/>
    <w:rsid w:val="004D7A44"/>
    <w:rsid w:val="004E02B3"/>
    <w:rsid w:val="004E0E2F"/>
    <w:rsid w:val="004E26DA"/>
    <w:rsid w:val="004E4033"/>
    <w:rsid w:val="004E4FE1"/>
    <w:rsid w:val="004E5190"/>
    <w:rsid w:val="004E7BCA"/>
    <w:rsid w:val="004E7E6A"/>
    <w:rsid w:val="004F1699"/>
    <w:rsid w:val="004F215C"/>
    <w:rsid w:val="004F47C5"/>
    <w:rsid w:val="005005F7"/>
    <w:rsid w:val="0050250A"/>
    <w:rsid w:val="0050380E"/>
    <w:rsid w:val="0050689A"/>
    <w:rsid w:val="00513F99"/>
    <w:rsid w:val="0051402A"/>
    <w:rsid w:val="00515758"/>
    <w:rsid w:val="00520A43"/>
    <w:rsid w:val="0052109E"/>
    <w:rsid w:val="00521A18"/>
    <w:rsid w:val="005224E0"/>
    <w:rsid w:val="00525D19"/>
    <w:rsid w:val="005262A2"/>
    <w:rsid w:val="00526AE6"/>
    <w:rsid w:val="0053079C"/>
    <w:rsid w:val="00531982"/>
    <w:rsid w:val="005324AB"/>
    <w:rsid w:val="00535214"/>
    <w:rsid w:val="00536AA2"/>
    <w:rsid w:val="0054078C"/>
    <w:rsid w:val="00541682"/>
    <w:rsid w:val="005422EC"/>
    <w:rsid w:val="0054374A"/>
    <w:rsid w:val="00545F82"/>
    <w:rsid w:val="0054606E"/>
    <w:rsid w:val="00546174"/>
    <w:rsid w:val="00546D10"/>
    <w:rsid w:val="00547A5E"/>
    <w:rsid w:val="00552E04"/>
    <w:rsid w:val="00554C79"/>
    <w:rsid w:val="00561098"/>
    <w:rsid w:val="005644D1"/>
    <w:rsid w:val="005700CA"/>
    <w:rsid w:val="00570C39"/>
    <w:rsid w:val="00571521"/>
    <w:rsid w:val="00573574"/>
    <w:rsid w:val="00574B4F"/>
    <w:rsid w:val="00576364"/>
    <w:rsid w:val="00580D74"/>
    <w:rsid w:val="0058277D"/>
    <w:rsid w:val="00584902"/>
    <w:rsid w:val="005866E8"/>
    <w:rsid w:val="0058726C"/>
    <w:rsid w:val="00587301"/>
    <w:rsid w:val="00587C94"/>
    <w:rsid w:val="0059005A"/>
    <w:rsid w:val="00590DC6"/>
    <w:rsid w:val="005916AD"/>
    <w:rsid w:val="0059188B"/>
    <w:rsid w:val="00592C1E"/>
    <w:rsid w:val="00595D97"/>
    <w:rsid w:val="00595F98"/>
    <w:rsid w:val="00597221"/>
    <w:rsid w:val="005A1C55"/>
    <w:rsid w:val="005A210D"/>
    <w:rsid w:val="005A3FD9"/>
    <w:rsid w:val="005A590C"/>
    <w:rsid w:val="005A754C"/>
    <w:rsid w:val="005A7A5F"/>
    <w:rsid w:val="005B0BE4"/>
    <w:rsid w:val="005B0CF6"/>
    <w:rsid w:val="005B13FC"/>
    <w:rsid w:val="005B3C65"/>
    <w:rsid w:val="005B42E9"/>
    <w:rsid w:val="005B4674"/>
    <w:rsid w:val="005B67A9"/>
    <w:rsid w:val="005B71F5"/>
    <w:rsid w:val="005B7CCE"/>
    <w:rsid w:val="005B7F97"/>
    <w:rsid w:val="005C0D85"/>
    <w:rsid w:val="005C1407"/>
    <w:rsid w:val="005C15D2"/>
    <w:rsid w:val="005C2457"/>
    <w:rsid w:val="005C476D"/>
    <w:rsid w:val="005C52AA"/>
    <w:rsid w:val="005C5CD1"/>
    <w:rsid w:val="005C6844"/>
    <w:rsid w:val="005C6C95"/>
    <w:rsid w:val="005D201C"/>
    <w:rsid w:val="005D46EC"/>
    <w:rsid w:val="005D5862"/>
    <w:rsid w:val="005E008F"/>
    <w:rsid w:val="005E3E08"/>
    <w:rsid w:val="005E40F1"/>
    <w:rsid w:val="005E42B9"/>
    <w:rsid w:val="005E60FA"/>
    <w:rsid w:val="005E793B"/>
    <w:rsid w:val="005F1D67"/>
    <w:rsid w:val="005F2428"/>
    <w:rsid w:val="005F2DB5"/>
    <w:rsid w:val="005F3C61"/>
    <w:rsid w:val="005F40E0"/>
    <w:rsid w:val="005F4F30"/>
    <w:rsid w:val="005F5363"/>
    <w:rsid w:val="005F652E"/>
    <w:rsid w:val="005F7AC3"/>
    <w:rsid w:val="00602167"/>
    <w:rsid w:val="00602C16"/>
    <w:rsid w:val="00605154"/>
    <w:rsid w:val="0061010C"/>
    <w:rsid w:val="0061050E"/>
    <w:rsid w:val="00610AFD"/>
    <w:rsid w:val="00610E35"/>
    <w:rsid w:val="00613D11"/>
    <w:rsid w:val="00616E35"/>
    <w:rsid w:val="0061793A"/>
    <w:rsid w:val="00620A7D"/>
    <w:rsid w:val="006217C7"/>
    <w:rsid w:val="00621C71"/>
    <w:rsid w:val="00621F81"/>
    <w:rsid w:val="00623A57"/>
    <w:rsid w:val="0062590E"/>
    <w:rsid w:val="00632ACA"/>
    <w:rsid w:val="00633C79"/>
    <w:rsid w:val="006348C5"/>
    <w:rsid w:val="00635174"/>
    <w:rsid w:val="00636D22"/>
    <w:rsid w:val="006376F3"/>
    <w:rsid w:val="006410D8"/>
    <w:rsid w:val="006445BF"/>
    <w:rsid w:val="00644C81"/>
    <w:rsid w:val="0064540B"/>
    <w:rsid w:val="006463E0"/>
    <w:rsid w:val="006514E1"/>
    <w:rsid w:val="00651A85"/>
    <w:rsid w:val="0065292F"/>
    <w:rsid w:val="00652F44"/>
    <w:rsid w:val="00653288"/>
    <w:rsid w:val="006549FE"/>
    <w:rsid w:val="00657A14"/>
    <w:rsid w:val="00657D65"/>
    <w:rsid w:val="0066092B"/>
    <w:rsid w:val="0066107E"/>
    <w:rsid w:val="00662086"/>
    <w:rsid w:val="00662430"/>
    <w:rsid w:val="006647CB"/>
    <w:rsid w:val="00664FB3"/>
    <w:rsid w:val="006700D1"/>
    <w:rsid w:val="0067039B"/>
    <w:rsid w:val="0067113C"/>
    <w:rsid w:val="0067473A"/>
    <w:rsid w:val="0067540D"/>
    <w:rsid w:val="00677ED2"/>
    <w:rsid w:val="00682A4E"/>
    <w:rsid w:val="0068528B"/>
    <w:rsid w:val="006859A9"/>
    <w:rsid w:val="00685C6D"/>
    <w:rsid w:val="00685C7D"/>
    <w:rsid w:val="006906ED"/>
    <w:rsid w:val="00692082"/>
    <w:rsid w:val="00696576"/>
    <w:rsid w:val="00697DCB"/>
    <w:rsid w:val="006A12D5"/>
    <w:rsid w:val="006A5081"/>
    <w:rsid w:val="006A53CC"/>
    <w:rsid w:val="006A6D09"/>
    <w:rsid w:val="006B1B60"/>
    <w:rsid w:val="006B1B8A"/>
    <w:rsid w:val="006B4C02"/>
    <w:rsid w:val="006C12BA"/>
    <w:rsid w:val="006C2AAF"/>
    <w:rsid w:val="006C2BDC"/>
    <w:rsid w:val="006D23A4"/>
    <w:rsid w:val="006D2E98"/>
    <w:rsid w:val="006D2F39"/>
    <w:rsid w:val="006D601C"/>
    <w:rsid w:val="006E14AE"/>
    <w:rsid w:val="006E176D"/>
    <w:rsid w:val="006E292D"/>
    <w:rsid w:val="006E3A9C"/>
    <w:rsid w:val="006E43C3"/>
    <w:rsid w:val="006E6599"/>
    <w:rsid w:val="006F0AE1"/>
    <w:rsid w:val="006F0BF8"/>
    <w:rsid w:val="006F0CB5"/>
    <w:rsid w:val="006F2195"/>
    <w:rsid w:val="006F2791"/>
    <w:rsid w:val="006F3A8F"/>
    <w:rsid w:val="007042FA"/>
    <w:rsid w:val="00705170"/>
    <w:rsid w:val="00706B7B"/>
    <w:rsid w:val="00710535"/>
    <w:rsid w:val="00710631"/>
    <w:rsid w:val="00710D30"/>
    <w:rsid w:val="007117B9"/>
    <w:rsid w:val="00711ED5"/>
    <w:rsid w:val="00715661"/>
    <w:rsid w:val="007171ED"/>
    <w:rsid w:val="0072242F"/>
    <w:rsid w:val="00724E09"/>
    <w:rsid w:val="0072584E"/>
    <w:rsid w:val="00725AB9"/>
    <w:rsid w:val="007317A2"/>
    <w:rsid w:val="00733AF4"/>
    <w:rsid w:val="007344C6"/>
    <w:rsid w:val="00736E98"/>
    <w:rsid w:val="00737195"/>
    <w:rsid w:val="00737891"/>
    <w:rsid w:val="00737DFC"/>
    <w:rsid w:val="00741F0D"/>
    <w:rsid w:val="00743036"/>
    <w:rsid w:val="007457D1"/>
    <w:rsid w:val="00746121"/>
    <w:rsid w:val="00746897"/>
    <w:rsid w:val="00750032"/>
    <w:rsid w:val="007518CC"/>
    <w:rsid w:val="007519BA"/>
    <w:rsid w:val="00751AEE"/>
    <w:rsid w:val="00752A8C"/>
    <w:rsid w:val="00754FBF"/>
    <w:rsid w:val="00754FD8"/>
    <w:rsid w:val="00756AB7"/>
    <w:rsid w:val="00756C0E"/>
    <w:rsid w:val="007575C5"/>
    <w:rsid w:val="00760FD2"/>
    <w:rsid w:val="00761306"/>
    <w:rsid w:val="0076296A"/>
    <w:rsid w:val="00766352"/>
    <w:rsid w:val="0077071F"/>
    <w:rsid w:val="00770E60"/>
    <w:rsid w:val="00771574"/>
    <w:rsid w:val="007726D1"/>
    <w:rsid w:val="007736EA"/>
    <w:rsid w:val="00775545"/>
    <w:rsid w:val="0077575A"/>
    <w:rsid w:val="00775894"/>
    <w:rsid w:val="00776FC9"/>
    <w:rsid w:val="00781D04"/>
    <w:rsid w:val="00782CA3"/>
    <w:rsid w:val="00783059"/>
    <w:rsid w:val="00784709"/>
    <w:rsid w:val="007847B6"/>
    <w:rsid w:val="00795189"/>
    <w:rsid w:val="0079544C"/>
    <w:rsid w:val="00795E93"/>
    <w:rsid w:val="00796270"/>
    <w:rsid w:val="00796B8F"/>
    <w:rsid w:val="007A0534"/>
    <w:rsid w:val="007A1E51"/>
    <w:rsid w:val="007A2C31"/>
    <w:rsid w:val="007A2F2E"/>
    <w:rsid w:val="007A3515"/>
    <w:rsid w:val="007A5781"/>
    <w:rsid w:val="007A746C"/>
    <w:rsid w:val="007B016E"/>
    <w:rsid w:val="007B1FC0"/>
    <w:rsid w:val="007B2325"/>
    <w:rsid w:val="007B2A5D"/>
    <w:rsid w:val="007B45E8"/>
    <w:rsid w:val="007B4C8F"/>
    <w:rsid w:val="007B5142"/>
    <w:rsid w:val="007B51C1"/>
    <w:rsid w:val="007B5A4F"/>
    <w:rsid w:val="007B741D"/>
    <w:rsid w:val="007C1226"/>
    <w:rsid w:val="007C5350"/>
    <w:rsid w:val="007C55DD"/>
    <w:rsid w:val="007C6D80"/>
    <w:rsid w:val="007C758C"/>
    <w:rsid w:val="007C79B7"/>
    <w:rsid w:val="007D331C"/>
    <w:rsid w:val="007D347E"/>
    <w:rsid w:val="007D6F68"/>
    <w:rsid w:val="007E0E5C"/>
    <w:rsid w:val="007E1189"/>
    <w:rsid w:val="007E1216"/>
    <w:rsid w:val="007E1ED9"/>
    <w:rsid w:val="007E270B"/>
    <w:rsid w:val="007E2AD4"/>
    <w:rsid w:val="007E6109"/>
    <w:rsid w:val="007E64F0"/>
    <w:rsid w:val="007F124D"/>
    <w:rsid w:val="007F316A"/>
    <w:rsid w:val="007F59FA"/>
    <w:rsid w:val="007F5C60"/>
    <w:rsid w:val="007F62C9"/>
    <w:rsid w:val="007F7963"/>
    <w:rsid w:val="00805F1A"/>
    <w:rsid w:val="00814199"/>
    <w:rsid w:val="00814B08"/>
    <w:rsid w:val="008167B2"/>
    <w:rsid w:val="0082294D"/>
    <w:rsid w:val="00825FD4"/>
    <w:rsid w:val="00826A1A"/>
    <w:rsid w:val="00826EAE"/>
    <w:rsid w:val="00827039"/>
    <w:rsid w:val="00830310"/>
    <w:rsid w:val="00830E7D"/>
    <w:rsid w:val="00832311"/>
    <w:rsid w:val="00833AA0"/>
    <w:rsid w:val="00833C9E"/>
    <w:rsid w:val="00834086"/>
    <w:rsid w:val="00834F0A"/>
    <w:rsid w:val="00836AAF"/>
    <w:rsid w:val="00836BFA"/>
    <w:rsid w:val="008376D6"/>
    <w:rsid w:val="00841876"/>
    <w:rsid w:val="00843201"/>
    <w:rsid w:val="00843BA4"/>
    <w:rsid w:val="00843CAD"/>
    <w:rsid w:val="008441A0"/>
    <w:rsid w:val="0084622B"/>
    <w:rsid w:val="008476CE"/>
    <w:rsid w:val="00847BED"/>
    <w:rsid w:val="00851081"/>
    <w:rsid w:val="00852E3C"/>
    <w:rsid w:val="0085384C"/>
    <w:rsid w:val="00853B50"/>
    <w:rsid w:val="00854200"/>
    <w:rsid w:val="00854625"/>
    <w:rsid w:val="00854934"/>
    <w:rsid w:val="00854BDC"/>
    <w:rsid w:val="00855D0F"/>
    <w:rsid w:val="00856187"/>
    <w:rsid w:val="00857210"/>
    <w:rsid w:val="00860DFB"/>
    <w:rsid w:val="008614C3"/>
    <w:rsid w:val="00862189"/>
    <w:rsid w:val="00862CCE"/>
    <w:rsid w:val="00873674"/>
    <w:rsid w:val="008744A9"/>
    <w:rsid w:val="008750E8"/>
    <w:rsid w:val="008760CC"/>
    <w:rsid w:val="00876163"/>
    <w:rsid w:val="00877BC4"/>
    <w:rsid w:val="00881AF8"/>
    <w:rsid w:val="00881DF2"/>
    <w:rsid w:val="008826FF"/>
    <w:rsid w:val="008842B2"/>
    <w:rsid w:val="00885478"/>
    <w:rsid w:val="0088705A"/>
    <w:rsid w:val="00890FF0"/>
    <w:rsid w:val="0089386D"/>
    <w:rsid w:val="00894AE1"/>
    <w:rsid w:val="008954D8"/>
    <w:rsid w:val="00895A05"/>
    <w:rsid w:val="00896BE3"/>
    <w:rsid w:val="008A1F47"/>
    <w:rsid w:val="008A1F4D"/>
    <w:rsid w:val="008A219D"/>
    <w:rsid w:val="008A34B2"/>
    <w:rsid w:val="008A4AE8"/>
    <w:rsid w:val="008B066B"/>
    <w:rsid w:val="008B0E83"/>
    <w:rsid w:val="008B102E"/>
    <w:rsid w:val="008B3755"/>
    <w:rsid w:val="008B5351"/>
    <w:rsid w:val="008B540C"/>
    <w:rsid w:val="008B5627"/>
    <w:rsid w:val="008B749E"/>
    <w:rsid w:val="008B7C20"/>
    <w:rsid w:val="008C2326"/>
    <w:rsid w:val="008C3691"/>
    <w:rsid w:val="008C48F9"/>
    <w:rsid w:val="008C4EDF"/>
    <w:rsid w:val="008C633E"/>
    <w:rsid w:val="008D0F0B"/>
    <w:rsid w:val="008D0FC3"/>
    <w:rsid w:val="008D254B"/>
    <w:rsid w:val="008D2A1F"/>
    <w:rsid w:val="008D4704"/>
    <w:rsid w:val="008D6256"/>
    <w:rsid w:val="008D6709"/>
    <w:rsid w:val="008E1C34"/>
    <w:rsid w:val="008E50E3"/>
    <w:rsid w:val="008E5832"/>
    <w:rsid w:val="008F0D92"/>
    <w:rsid w:val="008F3A66"/>
    <w:rsid w:val="008F42E8"/>
    <w:rsid w:val="008F4743"/>
    <w:rsid w:val="008F49AC"/>
    <w:rsid w:val="008F5904"/>
    <w:rsid w:val="008F7A1B"/>
    <w:rsid w:val="0090056A"/>
    <w:rsid w:val="0090162C"/>
    <w:rsid w:val="0090657C"/>
    <w:rsid w:val="0090688C"/>
    <w:rsid w:val="00907CAA"/>
    <w:rsid w:val="009100E8"/>
    <w:rsid w:val="0091048D"/>
    <w:rsid w:val="0091157F"/>
    <w:rsid w:val="00911D9C"/>
    <w:rsid w:val="00912740"/>
    <w:rsid w:val="009143D1"/>
    <w:rsid w:val="0091508A"/>
    <w:rsid w:val="00916A5B"/>
    <w:rsid w:val="00920997"/>
    <w:rsid w:val="00920EE8"/>
    <w:rsid w:val="00921913"/>
    <w:rsid w:val="009219E3"/>
    <w:rsid w:val="00921AAB"/>
    <w:rsid w:val="00921DDD"/>
    <w:rsid w:val="009250D3"/>
    <w:rsid w:val="0093030C"/>
    <w:rsid w:val="00932AED"/>
    <w:rsid w:val="00933322"/>
    <w:rsid w:val="0093381E"/>
    <w:rsid w:val="009343B7"/>
    <w:rsid w:val="009345FD"/>
    <w:rsid w:val="00941B72"/>
    <w:rsid w:val="009430CC"/>
    <w:rsid w:val="009435AA"/>
    <w:rsid w:val="009507F8"/>
    <w:rsid w:val="0095080F"/>
    <w:rsid w:val="009523BC"/>
    <w:rsid w:val="00953B7B"/>
    <w:rsid w:val="009555DB"/>
    <w:rsid w:val="00955690"/>
    <w:rsid w:val="00960648"/>
    <w:rsid w:val="009607F6"/>
    <w:rsid w:val="00961367"/>
    <w:rsid w:val="009645D4"/>
    <w:rsid w:val="00965238"/>
    <w:rsid w:val="0096592F"/>
    <w:rsid w:val="009667FC"/>
    <w:rsid w:val="0097109A"/>
    <w:rsid w:val="0097354F"/>
    <w:rsid w:val="0097538A"/>
    <w:rsid w:val="0097632A"/>
    <w:rsid w:val="00976828"/>
    <w:rsid w:val="00981814"/>
    <w:rsid w:val="00984A4F"/>
    <w:rsid w:val="00985929"/>
    <w:rsid w:val="00986D0E"/>
    <w:rsid w:val="00987E0D"/>
    <w:rsid w:val="00990AC3"/>
    <w:rsid w:val="00993479"/>
    <w:rsid w:val="0099438E"/>
    <w:rsid w:val="00994EDF"/>
    <w:rsid w:val="00995837"/>
    <w:rsid w:val="0099731A"/>
    <w:rsid w:val="009A1276"/>
    <w:rsid w:val="009A3F0F"/>
    <w:rsid w:val="009A51B2"/>
    <w:rsid w:val="009A5E78"/>
    <w:rsid w:val="009B1C4B"/>
    <w:rsid w:val="009B2BA6"/>
    <w:rsid w:val="009B5D65"/>
    <w:rsid w:val="009B75B5"/>
    <w:rsid w:val="009B7703"/>
    <w:rsid w:val="009B7FC1"/>
    <w:rsid w:val="009C0520"/>
    <w:rsid w:val="009C061C"/>
    <w:rsid w:val="009C478D"/>
    <w:rsid w:val="009C4B91"/>
    <w:rsid w:val="009C5C41"/>
    <w:rsid w:val="009D4331"/>
    <w:rsid w:val="009E2ABD"/>
    <w:rsid w:val="009E32C0"/>
    <w:rsid w:val="009E47CF"/>
    <w:rsid w:val="009E5D63"/>
    <w:rsid w:val="009E793C"/>
    <w:rsid w:val="009F0F47"/>
    <w:rsid w:val="009F12CB"/>
    <w:rsid w:val="009F4F7B"/>
    <w:rsid w:val="009F532A"/>
    <w:rsid w:val="009F6F36"/>
    <w:rsid w:val="009F7404"/>
    <w:rsid w:val="009F7C48"/>
    <w:rsid w:val="00A00078"/>
    <w:rsid w:val="00A01443"/>
    <w:rsid w:val="00A0375D"/>
    <w:rsid w:val="00A03E16"/>
    <w:rsid w:val="00A054EE"/>
    <w:rsid w:val="00A05CA2"/>
    <w:rsid w:val="00A07368"/>
    <w:rsid w:val="00A121D6"/>
    <w:rsid w:val="00A127B2"/>
    <w:rsid w:val="00A12EA0"/>
    <w:rsid w:val="00A12EFC"/>
    <w:rsid w:val="00A13C01"/>
    <w:rsid w:val="00A140D9"/>
    <w:rsid w:val="00A142E9"/>
    <w:rsid w:val="00A16666"/>
    <w:rsid w:val="00A202F7"/>
    <w:rsid w:val="00A20905"/>
    <w:rsid w:val="00A21430"/>
    <w:rsid w:val="00A2223C"/>
    <w:rsid w:val="00A23805"/>
    <w:rsid w:val="00A239B0"/>
    <w:rsid w:val="00A25E24"/>
    <w:rsid w:val="00A270F5"/>
    <w:rsid w:val="00A318E3"/>
    <w:rsid w:val="00A330D4"/>
    <w:rsid w:val="00A33DCF"/>
    <w:rsid w:val="00A37277"/>
    <w:rsid w:val="00A4367E"/>
    <w:rsid w:val="00A43F10"/>
    <w:rsid w:val="00A43F7A"/>
    <w:rsid w:val="00A53174"/>
    <w:rsid w:val="00A53B93"/>
    <w:rsid w:val="00A54AF1"/>
    <w:rsid w:val="00A562F9"/>
    <w:rsid w:val="00A6120B"/>
    <w:rsid w:val="00A632CD"/>
    <w:rsid w:val="00A644C0"/>
    <w:rsid w:val="00A70E77"/>
    <w:rsid w:val="00A71391"/>
    <w:rsid w:val="00A749F0"/>
    <w:rsid w:val="00A77111"/>
    <w:rsid w:val="00A772A1"/>
    <w:rsid w:val="00A77A70"/>
    <w:rsid w:val="00A81B04"/>
    <w:rsid w:val="00A827CD"/>
    <w:rsid w:val="00A8461D"/>
    <w:rsid w:val="00A84A13"/>
    <w:rsid w:val="00A87B0A"/>
    <w:rsid w:val="00A905AD"/>
    <w:rsid w:val="00A92CC4"/>
    <w:rsid w:val="00A92D0B"/>
    <w:rsid w:val="00A96E4C"/>
    <w:rsid w:val="00AA0095"/>
    <w:rsid w:val="00AA13FB"/>
    <w:rsid w:val="00AA2496"/>
    <w:rsid w:val="00AA303A"/>
    <w:rsid w:val="00AA3191"/>
    <w:rsid w:val="00AA47E6"/>
    <w:rsid w:val="00AA4F2B"/>
    <w:rsid w:val="00AA5979"/>
    <w:rsid w:val="00AA7EE0"/>
    <w:rsid w:val="00AB190A"/>
    <w:rsid w:val="00AB48CA"/>
    <w:rsid w:val="00AB48D9"/>
    <w:rsid w:val="00AB7C95"/>
    <w:rsid w:val="00AB7E3D"/>
    <w:rsid w:val="00AC0558"/>
    <w:rsid w:val="00AC0CE9"/>
    <w:rsid w:val="00AC3E96"/>
    <w:rsid w:val="00AC42DE"/>
    <w:rsid w:val="00AC4875"/>
    <w:rsid w:val="00AC4A09"/>
    <w:rsid w:val="00AC4B7B"/>
    <w:rsid w:val="00AC4D7D"/>
    <w:rsid w:val="00AC4F66"/>
    <w:rsid w:val="00AC529E"/>
    <w:rsid w:val="00AC5A3C"/>
    <w:rsid w:val="00AC653D"/>
    <w:rsid w:val="00AD4A98"/>
    <w:rsid w:val="00AD5435"/>
    <w:rsid w:val="00AD56C7"/>
    <w:rsid w:val="00AD6041"/>
    <w:rsid w:val="00AD6464"/>
    <w:rsid w:val="00AD67F0"/>
    <w:rsid w:val="00AD7437"/>
    <w:rsid w:val="00AE01EF"/>
    <w:rsid w:val="00AE11B0"/>
    <w:rsid w:val="00AE6830"/>
    <w:rsid w:val="00AE6E3A"/>
    <w:rsid w:val="00AE7CAA"/>
    <w:rsid w:val="00AF2249"/>
    <w:rsid w:val="00AF2308"/>
    <w:rsid w:val="00AF29A8"/>
    <w:rsid w:val="00AF7BD4"/>
    <w:rsid w:val="00B00758"/>
    <w:rsid w:val="00B02CAB"/>
    <w:rsid w:val="00B02D4C"/>
    <w:rsid w:val="00B063B3"/>
    <w:rsid w:val="00B06D36"/>
    <w:rsid w:val="00B10186"/>
    <w:rsid w:val="00B1068E"/>
    <w:rsid w:val="00B11278"/>
    <w:rsid w:val="00B11D73"/>
    <w:rsid w:val="00B165C1"/>
    <w:rsid w:val="00B16DB0"/>
    <w:rsid w:val="00B17C58"/>
    <w:rsid w:val="00B20529"/>
    <w:rsid w:val="00B2094B"/>
    <w:rsid w:val="00B231DB"/>
    <w:rsid w:val="00B23639"/>
    <w:rsid w:val="00B24D35"/>
    <w:rsid w:val="00B263CC"/>
    <w:rsid w:val="00B26CC8"/>
    <w:rsid w:val="00B275D1"/>
    <w:rsid w:val="00B27F75"/>
    <w:rsid w:val="00B3170C"/>
    <w:rsid w:val="00B3325A"/>
    <w:rsid w:val="00B34245"/>
    <w:rsid w:val="00B34C20"/>
    <w:rsid w:val="00B414EE"/>
    <w:rsid w:val="00B41A4E"/>
    <w:rsid w:val="00B42A4F"/>
    <w:rsid w:val="00B43A43"/>
    <w:rsid w:val="00B45D92"/>
    <w:rsid w:val="00B50753"/>
    <w:rsid w:val="00B52FF1"/>
    <w:rsid w:val="00B53253"/>
    <w:rsid w:val="00B5369F"/>
    <w:rsid w:val="00B53BF3"/>
    <w:rsid w:val="00B5577A"/>
    <w:rsid w:val="00B57220"/>
    <w:rsid w:val="00B573AD"/>
    <w:rsid w:val="00B60C96"/>
    <w:rsid w:val="00B6208A"/>
    <w:rsid w:val="00B63388"/>
    <w:rsid w:val="00B63ECA"/>
    <w:rsid w:val="00B66993"/>
    <w:rsid w:val="00B6714E"/>
    <w:rsid w:val="00B6722A"/>
    <w:rsid w:val="00B70570"/>
    <w:rsid w:val="00B705CE"/>
    <w:rsid w:val="00B713D0"/>
    <w:rsid w:val="00B72316"/>
    <w:rsid w:val="00B727A2"/>
    <w:rsid w:val="00B72BF6"/>
    <w:rsid w:val="00B74143"/>
    <w:rsid w:val="00B74D6E"/>
    <w:rsid w:val="00B80BB9"/>
    <w:rsid w:val="00B81E51"/>
    <w:rsid w:val="00B82DC1"/>
    <w:rsid w:val="00B866C7"/>
    <w:rsid w:val="00B86788"/>
    <w:rsid w:val="00B90D49"/>
    <w:rsid w:val="00B91D9F"/>
    <w:rsid w:val="00B927F0"/>
    <w:rsid w:val="00B93958"/>
    <w:rsid w:val="00B94A01"/>
    <w:rsid w:val="00B9500E"/>
    <w:rsid w:val="00B97253"/>
    <w:rsid w:val="00BA2BDB"/>
    <w:rsid w:val="00BA4005"/>
    <w:rsid w:val="00BA4EC9"/>
    <w:rsid w:val="00BA706F"/>
    <w:rsid w:val="00BB0154"/>
    <w:rsid w:val="00BB01B6"/>
    <w:rsid w:val="00BB4684"/>
    <w:rsid w:val="00BB515A"/>
    <w:rsid w:val="00BB56CB"/>
    <w:rsid w:val="00BC3A3D"/>
    <w:rsid w:val="00BC3D69"/>
    <w:rsid w:val="00BC5AF6"/>
    <w:rsid w:val="00BC6BB1"/>
    <w:rsid w:val="00BD01BA"/>
    <w:rsid w:val="00BD10AC"/>
    <w:rsid w:val="00BD2F40"/>
    <w:rsid w:val="00BD63F2"/>
    <w:rsid w:val="00BE03C1"/>
    <w:rsid w:val="00BE0A90"/>
    <w:rsid w:val="00BE39B4"/>
    <w:rsid w:val="00BE3BE4"/>
    <w:rsid w:val="00BE6832"/>
    <w:rsid w:val="00BE76A2"/>
    <w:rsid w:val="00BE76DC"/>
    <w:rsid w:val="00BF4791"/>
    <w:rsid w:val="00BF57EE"/>
    <w:rsid w:val="00BF6383"/>
    <w:rsid w:val="00C02655"/>
    <w:rsid w:val="00C10438"/>
    <w:rsid w:val="00C1164F"/>
    <w:rsid w:val="00C11E83"/>
    <w:rsid w:val="00C152F1"/>
    <w:rsid w:val="00C20145"/>
    <w:rsid w:val="00C21370"/>
    <w:rsid w:val="00C224D8"/>
    <w:rsid w:val="00C234CD"/>
    <w:rsid w:val="00C237B2"/>
    <w:rsid w:val="00C23866"/>
    <w:rsid w:val="00C2402A"/>
    <w:rsid w:val="00C2629F"/>
    <w:rsid w:val="00C3076C"/>
    <w:rsid w:val="00C30F9D"/>
    <w:rsid w:val="00C31288"/>
    <w:rsid w:val="00C312F2"/>
    <w:rsid w:val="00C339AC"/>
    <w:rsid w:val="00C3461D"/>
    <w:rsid w:val="00C43758"/>
    <w:rsid w:val="00C4480A"/>
    <w:rsid w:val="00C44FAE"/>
    <w:rsid w:val="00C53EC9"/>
    <w:rsid w:val="00C5695A"/>
    <w:rsid w:val="00C57A78"/>
    <w:rsid w:val="00C57C0D"/>
    <w:rsid w:val="00C60323"/>
    <w:rsid w:val="00C605E7"/>
    <w:rsid w:val="00C606BF"/>
    <w:rsid w:val="00C60AD9"/>
    <w:rsid w:val="00C64DE6"/>
    <w:rsid w:val="00C6617B"/>
    <w:rsid w:val="00C71FE4"/>
    <w:rsid w:val="00C73C41"/>
    <w:rsid w:val="00C83099"/>
    <w:rsid w:val="00C84407"/>
    <w:rsid w:val="00C846E3"/>
    <w:rsid w:val="00C852D9"/>
    <w:rsid w:val="00C85AA3"/>
    <w:rsid w:val="00C8632A"/>
    <w:rsid w:val="00C90699"/>
    <w:rsid w:val="00C91F17"/>
    <w:rsid w:val="00C94132"/>
    <w:rsid w:val="00C9513D"/>
    <w:rsid w:val="00C953CA"/>
    <w:rsid w:val="00C966BB"/>
    <w:rsid w:val="00C96E47"/>
    <w:rsid w:val="00CA02F1"/>
    <w:rsid w:val="00CA0512"/>
    <w:rsid w:val="00CA071C"/>
    <w:rsid w:val="00CA1754"/>
    <w:rsid w:val="00CA1763"/>
    <w:rsid w:val="00CA22BD"/>
    <w:rsid w:val="00CA231B"/>
    <w:rsid w:val="00CA4D59"/>
    <w:rsid w:val="00CA5012"/>
    <w:rsid w:val="00CA5B42"/>
    <w:rsid w:val="00CA63A5"/>
    <w:rsid w:val="00CB3710"/>
    <w:rsid w:val="00CB43D4"/>
    <w:rsid w:val="00CB447E"/>
    <w:rsid w:val="00CB78DE"/>
    <w:rsid w:val="00CC0AA2"/>
    <w:rsid w:val="00CC29AE"/>
    <w:rsid w:val="00CC2AC9"/>
    <w:rsid w:val="00CC2C8C"/>
    <w:rsid w:val="00CC554B"/>
    <w:rsid w:val="00CC606F"/>
    <w:rsid w:val="00CC628E"/>
    <w:rsid w:val="00CC6DCF"/>
    <w:rsid w:val="00CC74AD"/>
    <w:rsid w:val="00CC7DDE"/>
    <w:rsid w:val="00CD0A28"/>
    <w:rsid w:val="00CD0DA2"/>
    <w:rsid w:val="00CD2BF9"/>
    <w:rsid w:val="00CD322A"/>
    <w:rsid w:val="00CD3C58"/>
    <w:rsid w:val="00CD5883"/>
    <w:rsid w:val="00CD5EF4"/>
    <w:rsid w:val="00CE00B3"/>
    <w:rsid w:val="00CE09A5"/>
    <w:rsid w:val="00CE107A"/>
    <w:rsid w:val="00CE45E8"/>
    <w:rsid w:val="00CE4647"/>
    <w:rsid w:val="00CE58E6"/>
    <w:rsid w:val="00CE6A42"/>
    <w:rsid w:val="00CE70F9"/>
    <w:rsid w:val="00CE75C2"/>
    <w:rsid w:val="00CE7BA9"/>
    <w:rsid w:val="00CF0353"/>
    <w:rsid w:val="00CF0851"/>
    <w:rsid w:val="00CF1319"/>
    <w:rsid w:val="00CF1D9E"/>
    <w:rsid w:val="00CF49C5"/>
    <w:rsid w:val="00CF5AC3"/>
    <w:rsid w:val="00CF755B"/>
    <w:rsid w:val="00D000C1"/>
    <w:rsid w:val="00D03CEE"/>
    <w:rsid w:val="00D0514F"/>
    <w:rsid w:val="00D060DE"/>
    <w:rsid w:val="00D11042"/>
    <w:rsid w:val="00D12BB0"/>
    <w:rsid w:val="00D130BB"/>
    <w:rsid w:val="00D131CD"/>
    <w:rsid w:val="00D13C77"/>
    <w:rsid w:val="00D17B5C"/>
    <w:rsid w:val="00D21496"/>
    <w:rsid w:val="00D21705"/>
    <w:rsid w:val="00D21905"/>
    <w:rsid w:val="00D21BF9"/>
    <w:rsid w:val="00D223F9"/>
    <w:rsid w:val="00D231E9"/>
    <w:rsid w:val="00D23FC9"/>
    <w:rsid w:val="00D2468B"/>
    <w:rsid w:val="00D24BEE"/>
    <w:rsid w:val="00D24DA7"/>
    <w:rsid w:val="00D251F6"/>
    <w:rsid w:val="00D30431"/>
    <w:rsid w:val="00D34080"/>
    <w:rsid w:val="00D34AC8"/>
    <w:rsid w:val="00D34B4F"/>
    <w:rsid w:val="00D3544A"/>
    <w:rsid w:val="00D359E1"/>
    <w:rsid w:val="00D35F58"/>
    <w:rsid w:val="00D35FE8"/>
    <w:rsid w:val="00D36508"/>
    <w:rsid w:val="00D37677"/>
    <w:rsid w:val="00D411BF"/>
    <w:rsid w:val="00D41E8F"/>
    <w:rsid w:val="00D42EE9"/>
    <w:rsid w:val="00D435B7"/>
    <w:rsid w:val="00D43DC7"/>
    <w:rsid w:val="00D43FAE"/>
    <w:rsid w:val="00D44FC3"/>
    <w:rsid w:val="00D45370"/>
    <w:rsid w:val="00D45A37"/>
    <w:rsid w:val="00D5072E"/>
    <w:rsid w:val="00D5438C"/>
    <w:rsid w:val="00D5513E"/>
    <w:rsid w:val="00D57F0C"/>
    <w:rsid w:val="00D60201"/>
    <w:rsid w:val="00D66223"/>
    <w:rsid w:val="00D6753F"/>
    <w:rsid w:val="00D70022"/>
    <w:rsid w:val="00D71454"/>
    <w:rsid w:val="00D717EA"/>
    <w:rsid w:val="00D73092"/>
    <w:rsid w:val="00D73A9B"/>
    <w:rsid w:val="00D74964"/>
    <w:rsid w:val="00D75497"/>
    <w:rsid w:val="00D75959"/>
    <w:rsid w:val="00D77E78"/>
    <w:rsid w:val="00D806C1"/>
    <w:rsid w:val="00D80D65"/>
    <w:rsid w:val="00D82331"/>
    <w:rsid w:val="00D82FB8"/>
    <w:rsid w:val="00D84720"/>
    <w:rsid w:val="00D86C60"/>
    <w:rsid w:val="00D90B93"/>
    <w:rsid w:val="00D90D83"/>
    <w:rsid w:val="00D91A79"/>
    <w:rsid w:val="00D92344"/>
    <w:rsid w:val="00D926FD"/>
    <w:rsid w:val="00D9357E"/>
    <w:rsid w:val="00D93A4A"/>
    <w:rsid w:val="00D95BDC"/>
    <w:rsid w:val="00D96C10"/>
    <w:rsid w:val="00DA0050"/>
    <w:rsid w:val="00DA320B"/>
    <w:rsid w:val="00DA61B9"/>
    <w:rsid w:val="00DB3981"/>
    <w:rsid w:val="00DB65A8"/>
    <w:rsid w:val="00DB795D"/>
    <w:rsid w:val="00DB7AA8"/>
    <w:rsid w:val="00DC1A94"/>
    <w:rsid w:val="00DC2447"/>
    <w:rsid w:val="00DC282E"/>
    <w:rsid w:val="00DC355C"/>
    <w:rsid w:val="00DC3FD3"/>
    <w:rsid w:val="00DC4779"/>
    <w:rsid w:val="00DC6716"/>
    <w:rsid w:val="00DC7230"/>
    <w:rsid w:val="00DD0014"/>
    <w:rsid w:val="00DD1008"/>
    <w:rsid w:val="00DD2D1F"/>
    <w:rsid w:val="00DD4920"/>
    <w:rsid w:val="00DE0CC2"/>
    <w:rsid w:val="00DE20A0"/>
    <w:rsid w:val="00DE7E10"/>
    <w:rsid w:val="00DF0588"/>
    <w:rsid w:val="00DF1938"/>
    <w:rsid w:val="00DF19D2"/>
    <w:rsid w:val="00DF1E90"/>
    <w:rsid w:val="00DF4263"/>
    <w:rsid w:val="00DF4B9A"/>
    <w:rsid w:val="00DF4BBF"/>
    <w:rsid w:val="00DF638C"/>
    <w:rsid w:val="00E0026D"/>
    <w:rsid w:val="00E00334"/>
    <w:rsid w:val="00E013C5"/>
    <w:rsid w:val="00E019C0"/>
    <w:rsid w:val="00E05480"/>
    <w:rsid w:val="00E062E3"/>
    <w:rsid w:val="00E069DB"/>
    <w:rsid w:val="00E06EE2"/>
    <w:rsid w:val="00E10747"/>
    <w:rsid w:val="00E108F8"/>
    <w:rsid w:val="00E11C0B"/>
    <w:rsid w:val="00E124E6"/>
    <w:rsid w:val="00E128C2"/>
    <w:rsid w:val="00E1349D"/>
    <w:rsid w:val="00E1372A"/>
    <w:rsid w:val="00E13E8E"/>
    <w:rsid w:val="00E1433E"/>
    <w:rsid w:val="00E14D21"/>
    <w:rsid w:val="00E207DF"/>
    <w:rsid w:val="00E20CD4"/>
    <w:rsid w:val="00E20ED3"/>
    <w:rsid w:val="00E26051"/>
    <w:rsid w:val="00E26754"/>
    <w:rsid w:val="00E26C95"/>
    <w:rsid w:val="00E27EDD"/>
    <w:rsid w:val="00E32FE4"/>
    <w:rsid w:val="00E33035"/>
    <w:rsid w:val="00E33406"/>
    <w:rsid w:val="00E377C6"/>
    <w:rsid w:val="00E378B4"/>
    <w:rsid w:val="00E407B4"/>
    <w:rsid w:val="00E41477"/>
    <w:rsid w:val="00E41B6B"/>
    <w:rsid w:val="00E42D13"/>
    <w:rsid w:val="00E42F68"/>
    <w:rsid w:val="00E434FB"/>
    <w:rsid w:val="00E45C1B"/>
    <w:rsid w:val="00E465A8"/>
    <w:rsid w:val="00E51462"/>
    <w:rsid w:val="00E570D7"/>
    <w:rsid w:val="00E57EBA"/>
    <w:rsid w:val="00E6045C"/>
    <w:rsid w:val="00E65129"/>
    <w:rsid w:val="00E65505"/>
    <w:rsid w:val="00E660C4"/>
    <w:rsid w:val="00E666EB"/>
    <w:rsid w:val="00E6673A"/>
    <w:rsid w:val="00E66DB3"/>
    <w:rsid w:val="00E71BFA"/>
    <w:rsid w:val="00E731E6"/>
    <w:rsid w:val="00E7710E"/>
    <w:rsid w:val="00E7734D"/>
    <w:rsid w:val="00E77374"/>
    <w:rsid w:val="00E77FF6"/>
    <w:rsid w:val="00E809E5"/>
    <w:rsid w:val="00E81CAA"/>
    <w:rsid w:val="00E81F95"/>
    <w:rsid w:val="00E87B54"/>
    <w:rsid w:val="00E91522"/>
    <w:rsid w:val="00E93540"/>
    <w:rsid w:val="00E94CB3"/>
    <w:rsid w:val="00E95326"/>
    <w:rsid w:val="00E95A6A"/>
    <w:rsid w:val="00EA168F"/>
    <w:rsid w:val="00EA37E0"/>
    <w:rsid w:val="00EA404A"/>
    <w:rsid w:val="00EA4211"/>
    <w:rsid w:val="00EA4C8F"/>
    <w:rsid w:val="00EA4E95"/>
    <w:rsid w:val="00EA6FF4"/>
    <w:rsid w:val="00EB0676"/>
    <w:rsid w:val="00EB1EF4"/>
    <w:rsid w:val="00EB3372"/>
    <w:rsid w:val="00EB39C2"/>
    <w:rsid w:val="00EB3F0F"/>
    <w:rsid w:val="00EB519F"/>
    <w:rsid w:val="00EB56DE"/>
    <w:rsid w:val="00EB5CD5"/>
    <w:rsid w:val="00EB5EBD"/>
    <w:rsid w:val="00EB5EE4"/>
    <w:rsid w:val="00EC0273"/>
    <w:rsid w:val="00EC082D"/>
    <w:rsid w:val="00EC11E4"/>
    <w:rsid w:val="00EC19C9"/>
    <w:rsid w:val="00EC1A0B"/>
    <w:rsid w:val="00EC2C37"/>
    <w:rsid w:val="00EC32DC"/>
    <w:rsid w:val="00EC60E0"/>
    <w:rsid w:val="00EC7BE6"/>
    <w:rsid w:val="00ED124F"/>
    <w:rsid w:val="00ED13FE"/>
    <w:rsid w:val="00ED17C4"/>
    <w:rsid w:val="00ED1A99"/>
    <w:rsid w:val="00ED283B"/>
    <w:rsid w:val="00ED2D43"/>
    <w:rsid w:val="00ED6D30"/>
    <w:rsid w:val="00EE096A"/>
    <w:rsid w:val="00EE0BEE"/>
    <w:rsid w:val="00EE188A"/>
    <w:rsid w:val="00EE30F6"/>
    <w:rsid w:val="00EE5A1B"/>
    <w:rsid w:val="00EE6520"/>
    <w:rsid w:val="00EE6854"/>
    <w:rsid w:val="00EE6AE7"/>
    <w:rsid w:val="00EE7F73"/>
    <w:rsid w:val="00EF27D3"/>
    <w:rsid w:val="00EF37F2"/>
    <w:rsid w:val="00EF3ECC"/>
    <w:rsid w:val="00EF4848"/>
    <w:rsid w:val="00EF599E"/>
    <w:rsid w:val="00EF738F"/>
    <w:rsid w:val="00EF79D7"/>
    <w:rsid w:val="00F00848"/>
    <w:rsid w:val="00F02F0B"/>
    <w:rsid w:val="00F03475"/>
    <w:rsid w:val="00F03D43"/>
    <w:rsid w:val="00F04880"/>
    <w:rsid w:val="00F05C3D"/>
    <w:rsid w:val="00F0642D"/>
    <w:rsid w:val="00F06C58"/>
    <w:rsid w:val="00F07DD2"/>
    <w:rsid w:val="00F11C8B"/>
    <w:rsid w:val="00F1221B"/>
    <w:rsid w:val="00F1285D"/>
    <w:rsid w:val="00F157E9"/>
    <w:rsid w:val="00F1601D"/>
    <w:rsid w:val="00F171A7"/>
    <w:rsid w:val="00F17FF0"/>
    <w:rsid w:val="00F20F1E"/>
    <w:rsid w:val="00F21377"/>
    <w:rsid w:val="00F21B45"/>
    <w:rsid w:val="00F24C6D"/>
    <w:rsid w:val="00F2594C"/>
    <w:rsid w:val="00F33FC2"/>
    <w:rsid w:val="00F3536C"/>
    <w:rsid w:val="00F3550A"/>
    <w:rsid w:val="00F40EDF"/>
    <w:rsid w:val="00F4137C"/>
    <w:rsid w:val="00F41811"/>
    <w:rsid w:val="00F42B07"/>
    <w:rsid w:val="00F44DB4"/>
    <w:rsid w:val="00F457B9"/>
    <w:rsid w:val="00F4687B"/>
    <w:rsid w:val="00F471C9"/>
    <w:rsid w:val="00F4789D"/>
    <w:rsid w:val="00F47C94"/>
    <w:rsid w:val="00F50899"/>
    <w:rsid w:val="00F518EF"/>
    <w:rsid w:val="00F52055"/>
    <w:rsid w:val="00F56AA2"/>
    <w:rsid w:val="00F57C7A"/>
    <w:rsid w:val="00F60468"/>
    <w:rsid w:val="00F60869"/>
    <w:rsid w:val="00F60D2E"/>
    <w:rsid w:val="00F618CD"/>
    <w:rsid w:val="00F61E55"/>
    <w:rsid w:val="00F63218"/>
    <w:rsid w:val="00F63348"/>
    <w:rsid w:val="00F662FC"/>
    <w:rsid w:val="00F67F75"/>
    <w:rsid w:val="00F70038"/>
    <w:rsid w:val="00F70C71"/>
    <w:rsid w:val="00F719A0"/>
    <w:rsid w:val="00F7246B"/>
    <w:rsid w:val="00F739A5"/>
    <w:rsid w:val="00F75070"/>
    <w:rsid w:val="00F753EB"/>
    <w:rsid w:val="00F75405"/>
    <w:rsid w:val="00F755B0"/>
    <w:rsid w:val="00F756C3"/>
    <w:rsid w:val="00F759C1"/>
    <w:rsid w:val="00F75FC7"/>
    <w:rsid w:val="00F76CDC"/>
    <w:rsid w:val="00F77BB5"/>
    <w:rsid w:val="00F805C1"/>
    <w:rsid w:val="00F80FBA"/>
    <w:rsid w:val="00F81976"/>
    <w:rsid w:val="00F81D5E"/>
    <w:rsid w:val="00F84E42"/>
    <w:rsid w:val="00F867B7"/>
    <w:rsid w:val="00F87411"/>
    <w:rsid w:val="00F90292"/>
    <w:rsid w:val="00F920EF"/>
    <w:rsid w:val="00F92CA8"/>
    <w:rsid w:val="00F93F0C"/>
    <w:rsid w:val="00F96BC1"/>
    <w:rsid w:val="00F96E61"/>
    <w:rsid w:val="00F9723D"/>
    <w:rsid w:val="00FA04F2"/>
    <w:rsid w:val="00FA0C30"/>
    <w:rsid w:val="00FA2CF7"/>
    <w:rsid w:val="00FA4CEA"/>
    <w:rsid w:val="00FA5264"/>
    <w:rsid w:val="00FA6514"/>
    <w:rsid w:val="00FA6560"/>
    <w:rsid w:val="00FA6F51"/>
    <w:rsid w:val="00FB0054"/>
    <w:rsid w:val="00FB02FD"/>
    <w:rsid w:val="00FB2E43"/>
    <w:rsid w:val="00FB475A"/>
    <w:rsid w:val="00FB48E1"/>
    <w:rsid w:val="00FB6D2B"/>
    <w:rsid w:val="00FC1008"/>
    <w:rsid w:val="00FC5F08"/>
    <w:rsid w:val="00FC6D23"/>
    <w:rsid w:val="00FC6E5F"/>
    <w:rsid w:val="00FC6F58"/>
    <w:rsid w:val="00FD0214"/>
    <w:rsid w:val="00FD024E"/>
    <w:rsid w:val="00FD1B75"/>
    <w:rsid w:val="00FD2049"/>
    <w:rsid w:val="00FE02BB"/>
    <w:rsid w:val="00FE0437"/>
    <w:rsid w:val="00FE1987"/>
    <w:rsid w:val="00FE1AF7"/>
    <w:rsid w:val="00FE21E1"/>
    <w:rsid w:val="00FE638F"/>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D30"/>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1B5479"/>
    <w:pPr>
      <w:numPr>
        <w:ilvl w:val="2"/>
      </w:numPr>
      <w:outlineLvl w:val="2"/>
      <w:pPrChange w:id="0" w:author="Tilley  Elizabeth" w:date="2023-01-05T17:02:00Z">
        <w:pPr>
          <w:keepNext/>
          <w:keepLines/>
          <w:numPr>
            <w:ilvl w:val="2"/>
            <w:numId w:val="17"/>
          </w:numPr>
          <w:spacing w:after="160"/>
          <w:ind w:left="720" w:hanging="720"/>
          <w:outlineLvl w:val="2"/>
        </w:pPr>
      </w:pPrChange>
    </w:pPr>
    <w:rPr>
      <w:b w:val="0"/>
      <w:i/>
      <w:sz w:val="24"/>
      <w:szCs w:val="24"/>
      <w:rPrChange w:id="0" w:author="Tilley  Elizabeth" w:date="2023-01-05T17:02:00Z">
        <w:rPr>
          <w:rFonts w:eastAsiaTheme="majorEastAsia" w:cstheme="majorBidi"/>
          <w:i/>
          <w:color w:val="000000" w:themeColor="text1"/>
          <w:sz w:val="24"/>
          <w:szCs w:val="24"/>
          <w:lang w:val="en-GB" w:eastAsia="en-CH" w:bidi="ar-SA"/>
        </w:rPr>
      </w:rPrChange>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1B5479"/>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597221"/>
    <w:pPr>
      <w:spacing w:after="200" w:line="240" w:lineRule="auto"/>
      <w:jc w:val="center"/>
      <w:pPrChange w:id="1" w:author="Tilley  Elizabeth" w:date="2023-01-05T18:12:00Z">
        <w:pPr>
          <w:spacing w:after="200"/>
          <w:jc w:val="center"/>
        </w:pPr>
      </w:pPrChange>
    </w:pPr>
    <w:rPr>
      <w:i/>
      <w:iCs/>
      <w:color w:val="000000" w:themeColor="text1"/>
      <w:szCs w:val="18"/>
      <w:rPrChange w:id="1" w:author="Tilley  Elizabeth" w:date="2023-01-05T18:12:00Z">
        <w:rPr>
          <w:rFonts w:ascii="Times" w:eastAsia="Times" w:hAnsi="Times" w:cstheme="minorBidi"/>
          <w:i/>
          <w:iCs/>
          <w:color w:val="000000" w:themeColor="text1"/>
          <w:sz w:val="22"/>
          <w:szCs w:val="18"/>
          <w:lang w:val="en-GB" w:eastAsia="en-CH" w:bidi="ar-SA"/>
        </w:rPr>
      </w:rPrChange>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 w:type="paragraph" w:styleId="Revision">
    <w:name w:val="Revision"/>
    <w:hidden/>
    <w:uiPriority w:val="99"/>
    <w:semiHidden/>
    <w:rsid w:val="00921AAB"/>
    <w:pPr>
      <w:spacing w:after="0" w:line="240" w:lineRule="auto"/>
    </w:pPr>
    <w:rPr>
      <w:rFonts w:cstheme="minorBidi"/>
    </w:rPr>
  </w:style>
  <w:style w:type="character" w:styleId="CommentReference">
    <w:name w:val="annotation reference"/>
    <w:basedOn w:val="DefaultParagraphFont"/>
    <w:uiPriority w:val="99"/>
    <w:semiHidden/>
    <w:unhideWhenUsed/>
    <w:rsid w:val="00921AAB"/>
    <w:rPr>
      <w:sz w:val="16"/>
      <w:szCs w:val="16"/>
    </w:rPr>
  </w:style>
  <w:style w:type="paragraph" w:styleId="CommentText">
    <w:name w:val="annotation text"/>
    <w:basedOn w:val="Normal"/>
    <w:link w:val="CommentTextChar"/>
    <w:uiPriority w:val="99"/>
    <w:semiHidden/>
    <w:unhideWhenUsed/>
    <w:rsid w:val="00921AAB"/>
    <w:pPr>
      <w:spacing w:line="240" w:lineRule="auto"/>
    </w:pPr>
    <w:rPr>
      <w:sz w:val="20"/>
      <w:szCs w:val="20"/>
    </w:rPr>
  </w:style>
  <w:style w:type="character" w:customStyle="1" w:styleId="CommentTextChar">
    <w:name w:val="Comment Text Char"/>
    <w:basedOn w:val="DefaultParagraphFont"/>
    <w:link w:val="CommentText"/>
    <w:uiPriority w:val="99"/>
    <w:semiHidden/>
    <w:rsid w:val="00921AAB"/>
    <w:rPr>
      <w:rFonts w:cstheme="minorBidi"/>
      <w:sz w:val="20"/>
      <w:szCs w:val="20"/>
    </w:rPr>
  </w:style>
  <w:style w:type="paragraph" w:styleId="CommentSubject">
    <w:name w:val="annotation subject"/>
    <w:basedOn w:val="CommentText"/>
    <w:next w:val="CommentText"/>
    <w:link w:val="CommentSubjectChar"/>
    <w:uiPriority w:val="99"/>
    <w:semiHidden/>
    <w:unhideWhenUsed/>
    <w:rsid w:val="00921AAB"/>
    <w:rPr>
      <w:b/>
      <w:bCs/>
    </w:rPr>
  </w:style>
  <w:style w:type="character" w:customStyle="1" w:styleId="CommentSubjectChar">
    <w:name w:val="Comment Subject Char"/>
    <w:basedOn w:val="CommentTextChar"/>
    <w:link w:val="CommentSubject"/>
    <w:uiPriority w:val="99"/>
    <w:semiHidden/>
    <w:rsid w:val="00921AAB"/>
    <w:rPr>
      <w:rFonts w:cs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137">
      <w:bodyDiv w:val="1"/>
      <w:marLeft w:val="0"/>
      <w:marRight w:val="0"/>
      <w:marTop w:val="0"/>
      <w:marBottom w:val="0"/>
      <w:divBdr>
        <w:top w:val="none" w:sz="0" w:space="0" w:color="auto"/>
        <w:left w:val="none" w:sz="0" w:space="0" w:color="auto"/>
        <w:bottom w:val="none" w:sz="0" w:space="0" w:color="auto"/>
        <w:right w:val="none" w:sz="0" w:space="0" w:color="auto"/>
      </w:divBdr>
    </w:div>
    <w:div w:id="451873827">
      <w:bodyDiv w:val="1"/>
      <w:marLeft w:val="0"/>
      <w:marRight w:val="0"/>
      <w:marTop w:val="0"/>
      <w:marBottom w:val="0"/>
      <w:divBdr>
        <w:top w:val="none" w:sz="0" w:space="0" w:color="auto"/>
        <w:left w:val="none" w:sz="0" w:space="0" w:color="auto"/>
        <w:bottom w:val="none" w:sz="0" w:space="0" w:color="auto"/>
        <w:right w:val="none" w:sz="0" w:space="0" w:color="auto"/>
      </w:divBdr>
    </w:div>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12369552">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687871635">
      <w:bodyDiv w:val="1"/>
      <w:marLeft w:val="0"/>
      <w:marRight w:val="0"/>
      <w:marTop w:val="0"/>
      <w:marBottom w:val="0"/>
      <w:divBdr>
        <w:top w:val="none" w:sz="0" w:space="0" w:color="auto"/>
        <w:left w:val="none" w:sz="0" w:space="0" w:color="auto"/>
        <w:bottom w:val="none" w:sz="0" w:space="0" w:color="auto"/>
        <w:right w:val="none" w:sz="0" w:space="0" w:color="auto"/>
      </w:divBdr>
    </w:div>
    <w:div w:id="735203247">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064446527">
      <w:bodyDiv w:val="1"/>
      <w:marLeft w:val="0"/>
      <w:marRight w:val="0"/>
      <w:marTop w:val="0"/>
      <w:marBottom w:val="0"/>
      <w:divBdr>
        <w:top w:val="none" w:sz="0" w:space="0" w:color="auto"/>
        <w:left w:val="none" w:sz="0" w:space="0" w:color="auto"/>
        <w:bottom w:val="none" w:sz="0" w:space="0" w:color="auto"/>
        <w:right w:val="none" w:sz="0" w:space="0" w:color="auto"/>
      </w:divBdr>
    </w:div>
    <w:div w:id="1126923841">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1954745965">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chart" Target="charts/chart2.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microsoft.com/office/2018/08/relationships/commentsExtensible" Target="commentsExtensible.xml"/><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0"/>
          <c:order val="0"/>
          <c:tx>
            <c:v>Bound range max 1 additional skip</c:v>
          </c:tx>
          <c:spPr>
            <a:solidFill>
              <a:srgbClr val="0033CC">
                <a:alpha val="29804"/>
              </a:srgbClr>
            </a:solidFill>
            <a:ln>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extLst>
            <c:ext xmlns:c16="http://schemas.microsoft.com/office/drawing/2014/chart" uri="{C3380CC4-5D6E-409C-BE32-E72D297353CC}">
              <c16:uniqueId val="{00000000-EC76-4A67-BF57-25F157EC96D0}"/>
            </c:ext>
          </c:extLst>
        </c:ser>
        <c:ser>
          <c:idx val="1"/>
          <c:order val="1"/>
          <c:tx>
            <c:v>bound</c:v>
          </c:tx>
          <c:spPr>
            <a:solidFill>
              <a:schemeClr val="bg1"/>
            </a:solidFill>
            <a:ln w="25400">
              <a:solidFill>
                <a:schemeClr val="bg1"/>
              </a:solid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Sheet1!$I$9:$I$16</c:f>
              <c:numCache>
                <c:formatCode>0.00E+00</c:formatCode>
                <c:ptCount val="8"/>
                <c:pt idx="0">
                  <c:v>1384.148645955423</c:v>
                </c:pt>
                <c:pt idx="1">
                  <c:v>1372.9901824881342</c:v>
                </c:pt>
                <c:pt idx="2">
                  <c:v>1355.2228400765744</c:v>
                </c:pt>
                <c:pt idx="3">
                  <c:v>1355.8213245176607</c:v>
                </c:pt>
                <c:pt idx="4">
                  <c:v>1345.8203212821941</c:v>
                </c:pt>
                <c:pt idx="5">
                  <c:v>1340.9791739973291</c:v>
                </c:pt>
                <c:pt idx="6">
                  <c:v>1341.4705066596612</c:v>
                </c:pt>
                <c:pt idx="7">
                  <c:v>1339.8085091980608</c:v>
                </c:pt>
              </c:numCache>
            </c:numRef>
          </c:val>
          <c:extLst>
            <c:ext xmlns:c16="http://schemas.microsoft.com/office/drawing/2014/chart" uri="{C3380CC4-5D6E-409C-BE32-E72D297353CC}">
              <c16:uniqueId val="{00000001-EC76-4A67-BF57-25F157EC96D0}"/>
            </c:ext>
          </c:extLst>
        </c:ser>
        <c:ser>
          <c:idx val="3"/>
          <c:order val="3"/>
          <c:tx>
            <c:v>Bound range max 2 additional skips</c:v>
          </c:tx>
          <c:spPr>
            <a:solidFill>
              <a:srgbClr val="FF0000">
                <a:alpha val="30196"/>
              </a:srgbClr>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extLst>
            <c:ext xmlns:c16="http://schemas.microsoft.com/office/drawing/2014/chart" uri="{C3380CC4-5D6E-409C-BE32-E72D297353CC}">
              <c16:uniqueId val="{00000002-EC76-4A67-BF57-25F157EC96D0}"/>
            </c:ext>
          </c:extLst>
        </c:ser>
        <c:ser>
          <c:idx val="4"/>
          <c:order val="4"/>
          <c:tx>
            <c:v>series5</c:v>
          </c:tx>
          <c:spPr>
            <a:solidFill>
              <a:sysClr val="window" lastClr="FFFFFF"/>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Sheet1!$I$19:$I$26</c:f>
              <c:numCache>
                <c:formatCode>0.00E+00</c:formatCode>
                <c:ptCount val="8"/>
                <c:pt idx="0">
                  <c:v>1377.678558977866</c:v>
                </c:pt>
                <c:pt idx="1">
                  <c:v>1364.7559709246907</c:v>
                </c:pt>
                <c:pt idx="2">
                  <c:v>1337.5254184829212</c:v>
                </c:pt>
                <c:pt idx="3">
                  <c:v>1346.696372088519</c:v>
                </c:pt>
                <c:pt idx="4">
                  <c:v>1333.6378279747109</c:v>
                </c:pt>
                <c:pt idx="5">
                  <c:v>1129.6019320129194</c:v>
                </c:pt>
                <c:pt idx="6">
                  <c:v>1122.8084550564704</c:v>
                </c:pt>
                <c:pt idx="7">
                  <c:v>1225.241153032696</c:v>
                </c:pt>
              </c:numCache>
            </c:numRef>
          </c:val>
          <c:extLst>
            <c:ext xmlns:c16="http://schemas.microsoft.com/office/drawing/2014/chart" uri="{C3380CC4-5D6E-409C-BE32-E72D297353CC}">
              <c16:uniqueId val="{00000003-EC76-4A67-BF57-25F157EC96D0}"/>
            </c:ext>
          </c:extLst>
        </c:ser>
        <c:dLbls>
          <c:showLegendKey val="0"/>
          <c:showVal val="0"/>
          <c:showCatName val="0"/>
          <c:showSerName val="0"/>
          <c:showPercent val="0"/>
          <c:showBubbleSize val="0"/>
        </c:dLbls>
        <c:axId val="212876320"/>
        <c:axId val="212876736"/>
      </c:areaChart>
      <c:lineChart>
        <c:grouping val="standard"/>
        <c:varyColors val="0"/>
        <c:ser>
          <c:idx val="2"/>
          <c:order val="2"/>
          <c:tx>
            <c:v>Weekly costs max 1 additional skip</c:v>
          </c:tx>
          <c:spPr>
            <a:ln w="28575" cap="rnd">
              <a:solidFill>
                <a:schemeClr val="accent1"/>
              </a:solidFill>
              <a:round/>
            </a:ln>
            <a:effectLst/>
          </c:spPr>
          <c:marker>
            <c:symbol val="square"/>
            <c:size val="5"/>
            <c:spPr>
              <a:solidFill>
                <a:srgbClr val="4472C4"/>
              </a:solidFill>
              <a:ln w="9525">
                <a:solidFill>
                  <a:srgbClr val="4472C4"/>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smooth val="0"/>
          <c:extLst>
            <c:ext xmlns:c16="http://schemas.microsoft.com/office/drawing/2014/chart" uri="{C3380CC4-5D6E-409C-BE32-E72D297353CC}">
              <c16:uniqueId val="{00000004-EC76-4A67-BF57-25F157EC96D0}"/>
            </c:ext>
          </c:extLst>
        </c:ser>
        <c:ser>
          <c:idx val="5"/>
          <c:order val="5"/>
          <c:tx>
            <c:v>Weekly costs max 2 additional skips</c:v>
          </c:tx>
          <c:spPr>
            <a:ln w="28575" cap="rnd">
              <a:solidFill>
                <a:srgbClr val="FF0000"/>
              </a:solidFill>
              <a:round/>
            </a:ln>
            <a:effectLst/>
          </c:spPr>
          <c:marker>
            <c:symbol val="square"/>
            <c:size val="5"/>
            <c:spPr>
              <a:solidFill>
                <a:srgbClr val="FF0000"/>
              </a:solidFill>
              <a:ln w="9525">
                <a:solidFill>
                  <a:srgbClr val="FF0000"/>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smooth val="0"/>
          <c:extLst>
            <c:ext xmlns:c16="http://schemas.microsoft.com/office/drawing/2014/chart" uri="{C3380CC4-5D6E-409C-BE32-E72D297353CC}">
              <c16:uniqueId val="{00000005-EC76-4A67-BF57-25F157EC96D0}"/>
            </c:ext>
          </c:extLst>
        </c:ser>
        <c:ser>
          <c:idx val="6"/>
          <c:order val="6"/>
          <c:tx>
            <c:v>1320</c:v>
          </c:tx>
          <c:spPr>
            <a:ln w="9525" cap="rnd">
              <a:solidFill>
                <a:srgbClr val="E7E6E6">
                  <a:lumMod val="90000"/>
                </a:srgbClr>
              </a:solidFill>
              <a:round/>
            </a:ln>
            <a:effectLst/>
          </c:spPr>
          <c:marker>
            <c:symbol val="none"/>
          </c:marker>
          <c:val>
            <c:numRef>
              <c:f>Sheet1!$O$9:$O$16</c:f>
              <c:numCache>
                <c:formatCode>0.00E+00</c:formatCode>
                <c:ptCount val="8"/>
                <c:pt idx="0">
                  <c:v>41.588999999999999</c:v>
                </c:pt>
                <c:pt idx="1">
                  <c:v>41.104999999999997</c:v>
                </c:pt>
                <c:pt idx="2">
                  <c:v>40.786000000000001</c:v>
                </c:pt>
                <c:pt idx="3">
                  <c:v>42.061</c:v>
                </c:pt>
                <c:pt idx="4">
                  <c:v>41.901000000000003</c:v>
                </c:pt>
                <c:pt idx="5">
                  <c:v>41.73</c:v>
                </c:pt>
                <c:pt idx="6">
                  <c:v>41.725999999999999</c:v>
                </c:pt>
                <c:pt idx="7">
                  <c:v>41.725999999999999</c:v>
                </c:pt>
              </c:numCache>
            </c:numRef>
          </c:val>
          <c:smooth val="0"/>
          <c:extLst>
            <c:ext xmlns:c16="http://schemas.microsoft.com/office/drawing/2014/chart" uri="{C3380CC4-5D6E-409C-BE32-E72D297353CC}">
              <c16:uniqueId val="{00000006-EC76-4A67-BF57-25F157EC96D0}"/>
            </c:ext>
          </c:extLst>
        </c:ser>
        <c:ser>
          <c:idx val="7"/>
          <c:order val="7"/>
          <c:tx>
            <c:v>1340</c:v>
          </c:tx>
          <c:spPr>
            <a:ln w="9525" cap="rnd">
              <a:solidFill>
                <a:srgbClr val="E7E6E6">
                  <a:lumMod val="90000"/>
                </a:srgbClr>
              </a:solidFill>
              <a:round/>
            </a:ln>
            <a:effectLst/>
          </c:spPr>
          <c:marker>
            <c:symbol val="none"/>
          </c:marker>
          <c:val>
            <c:numRef>
              <c:f>Sheet1!$P$9:$P$16</c:f>
              <c:numCache>
                <c:formatCode>0.000</c:formatCode>
                <c:ptCount val="8"/>
                <c:pt idx="0">
                  <c:v>1.2711956195613217E-3</c:v>
                </c:pt>
                <c:pt idx="1">
                  <c:v>0</c:v>
                </c:pt>
                <c:pt idx="2">
                  <c:v>1.0819351514341825E-3</c:v>
                </c:pt>
                <c:pt idx="3">
                  <c:v>3.1377692445109062E-3</c:v>
                </c:pt>
                <c:pt idx="4">
                  <c:v>6.5250190795404367E-3</c:v>
                </c:pt>
                <c:pt idx="5">
                  <c:v>7.7949196557976835E-3</c:v>
                </c:pt>
                <c:pt idx="6">
                  <c:v>1.2162088734426341E-2</c:v>
                </c:pt>
                <c:pt idx="7">
                  <c:v>1.5643581641615983E-2</c:v>
                </c:pt>
              </c:numCache>
            </c:numRef>
          </c:val>
          <c:smooth val="0"/>
          <c:extLst>
            <c:ext xmlns:c16="http://schemas.microsoft.com/office/drawing/2014/chart" uri="{C3380CC4-5D6E-409C-BE32-E72D297353CC}">
              <c16:uniqueId val="{00000007-EC76-4A67-BF57-25F157EC96D0}"/>
            </c:ext>
          </c:extLst>
        </c:ser>
        <c:ser>
          <c:idx val="8"/>
          <c:order val="8"/>
          <c:tx>
            <c:v>1360</c:v>
          </c:tx>
          <c:spPr>
            <a:ln w="9525" cap="rnd">
              <a:solidFill>
                <a:srgbClr val="E7E6E6">
                  <a:lumMod val="90000"/>
                </a:srgbClr>
              </a:solidFill>
              <a:round/>
            </a:ln>
            <a:effectLst/>
          </c:spPr>
          <c:marker>
            <c:symbol val="none"/>
          </c:marker>
          <c:val>
            <c:numRef>
              <c:f>Sheet1!$Q$9:$Q$16</c:f>
              <c:numCache>
                <c:formatCode>0.00E+00</c:formatCode>
                <c:ptCount val="8"/>
                <c:pt idx="0">
                  <c:v>1.7686134875903008</c:v>
                </c:pt>
                <c:pt idx="1">
                  <c:v>0</c:v>
                </c:pt>
                <c:pt idx="2">
                  <c:v>1.4809698147998915</c:v>
                </c:pt>
                <c:pt idx="3">
                  <c:v>4.2750681600000462</c:v>
                </c:pt>
                <c:pt idx="4">
                  <c:v>8.8617638399998668</c:v>
                </c:pt>
                <c:pt idx="5">
                  <c:v>10.549713490100203</c:v>
                </c:pt>
                <c:pt idx="6">
                  <c:v>16.460278977380085</c:v>
                </c:pt>
                <c:pt idx="7">
                  <c:v>21.172162478970222</c:v>
                </c:pt>
              </c:numCache>
            </c:numRef>
          </c:val>
          <c:smooth val="0"/>
          <c:extLst>
            <c:ext xmlns:c16="http://schemas.microsoft.com/office/drawing/2014/chart" uri="{C3380CC4-5D6E-409C-BE32-E72D297353CC}">
              <c16:uniqueId val="{00000008-EC76-4A67-BF57-25F157EC96D0}"/>
            </c:ext>
          </c:extLst>
        </c:ser>
        <c:ser>
          <c:idx val="9"/>
          <c:order val="9"/>
          <c:tx>
            <c:v>1380</c:v>
          </c:tx>
          <c:spPr>
            <a:ln w="9525" cap="rnd">
              <a:solidFill>
                <a:srgbClr val="E7E6E6">
                  <a:lumMod val="90000"/>
                </a:srgbClr>
              </a:solidFill>
              <a:round/>
            </a:ln>
            <a:effectLst/>
          </c:spPr>
          <c:marker>
            <c:symbol val="none"/>
          </c:marker>
          <c:val>
            <c:numRef>
              <c:f>Sheet1!$R$9:$R$16</c:f>
              <c:numCache>
                <c:formatCode>0.00E+00</c:formatCode>
                <c:ptCount val="8"/>
                <c:pt idx="1">
                  <c:v>13.562983680000116</c:v>
                </c:pt>
                <c:pt idx="2">
                  <c:v>8.9205533852000372</c:v>
                </c:pt>
                <c:pt idx="3">
                  <c:v>6.3610875747999671</c:v>
                </c:pt>
                <c:pt idx="4">
                  <c:v>4.33385088</c:v>
                </c:pt>
                <c:pt idx="5">
                  <c:v>4.7118740380799409</c:v>
                </c:pt>
                <c:pt idx="6">
                  <c:v>-5.815459871882922E-6</c:v>
                </c:pt>
                <c:pt idx="7">
                  <c:v>-3.902620164808468E-6</c:v>
                </c:pt>
              </c:numCache>
            </c:numRef>
          </c:val>
          <c:smooth val="0"/>
          <c:extLst>
            <c:ext xmlns:c16="http://schemas.microsoft.com/office/drawing/2014/chart" uri="{C3380CC4-5D6E-409C-BE32-E72D297353CC}">
              <c16:uniqueId val="{00000009-EC76-4A67-BF57-25F157EC96D0}"/>
            </c:ext>
          </c:extLst>
        </c:ser>
        <c:ser>
          <c:idx val="10"/>
          <c:order val="10"/>
          <c:tx>
            <c:v>1400</c:v>
          </c:tx>
          <c:spPr>
            <a:ln w="9525" cap="rnd">
              <a:solidFill>
                <a:srgbClr val="E7E6E6">
                  <a:lumMod val="90000"/>
                </a:srgbClr>
              </a:solidFill>
              <a:round/>
            </a:ln>
            <a:effectLst/>
          </c:spPr>
          <c:marker>
            <c:symbol val="none"/>
          </c:marker>
          <c:val>
            <c:numRef>
              <c:f>Sheet1!$S$9:$S$16</c:f>
              <c:numCache>
                <c:formatCode>0.00000</c:formatCode>
                <c:ptCount val="8"/>
                <c:pt idx="1">
                  <c:v>9.7484303739471222E-3</c:v>
                </c:pt>
                <c:pt idx="2">
                  <c:v>6.474790370337876E-3</c:v>
                </c:pt>
                <c:pt idx="3">
                  <c:v>4.6471468761550908E-3</c:v>
                </c:pt>
                <c:pt idx="4">
                  <c:v>3.1809139626817972E-3</c:v>
                </c:pt>
                <c:pt idx="5">
                  <c:v>3.4694072821131869E-3</c:v>
                </c:pt>
                <c:pt idx="6">
                  <c:v>-4.2968979684027711E-9</c:v>
                </c:pt>
                <c:pt idx="7">
                  <c:v>-2.8835484991711112E-9</c:v>
                </c:pt>
              </c:numCache>
            </c:numRef>
          </c:val>
          <c:smooth val="0"/>
          <c:extLst>
            <c:ext xmlns:c16="http://schemas.microsoft.com/office/drawing/2014/chart" uri="{C3380CC4-5D6E-409C-BE32-E72D297353CC}">
              <c16:uniqueId val="{0000000A-EC76-4A67-BF57-25F157EC96D0}"/>
            </c:ext>
          </c:extLst>
        </c:ser>
        <c:dLbls>
          <c:showLegendKey val="0"/>
          <c:showVal val="0"/>
          <c:showCatName val="0"/>
          <c:showSerName val="0"/>
          <c:showPercent val="0"/>
          <c:showBubbleSize val="0"/>
        </c:dLbls>
        <c:marker val="1"/>
        <c:smooth val="0"/>
        <c:axId val="212876320"/>
        <c:axId val="212876736"/>
      </c:lineChart>
      <c:catAx>
        <c:axId val="212876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 total additional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212876736"/>
        <c:crosses val="autoZero"/>
        <c:auto val="1"/>
        <c:lblAlgn val="ctr"/>
        <c:lblOffset val="100"/>
        <c:noMultiLvlLbl val="0"/>
      </c:catAx>
      <c:valAx>
        <c:axId val="212876736"/>
        <c:scaling>
          <c:orientation val="minMax"/>
          <c:max val="1400"/>
          <c:min val="13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weekly costs (1000</a:t>
                </a:r>
                <a:r>
                  <a:rPr lang="en-US" baseline="0"/>
                  <a:t> </a:t>
                </a:r>
                <a:r>
                  <a:rPr lang="en-US"/>
                  <a:t>MWK)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0" sourceLinked="0"/>
        <c:majorTickMark val="none"/>
        <c:minorTickMark val="none"/>
        <c:tickLblPos val="nextTo"/>
        <c:spPr>
          <a:noFill/>
          <a:ln>
            <a:noFill/>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CH"/>
          </a:p>
        </c:txPr>
        <c:crossAx val="212876320"/>
        <c:crosses val="autoZero"/>
        <c:crossBetween val="between"/>
      </c:valAx>
      <c:spPr>
        <a:noFill/>
        <a:ln>
          <a:noFill/>
        </a:ln>
        <a:effectLst/>
      </c:spPr>
    </c:plotArea>
    <c:legend>
      <c:legendPos val="b"/>
      <c:legendEntry>
        <c:idx val="1"/>
        <c:delete val="1"/>
      </c:legendEntry>
      <c:legendEntry>
        <c:idx val="3"/>
        <c:delete val="1"/>
      </c:legendEntry>
      <c:legendEntry>
        <c:idx val="6"/>
        <c:delete val="1"/>
      </c:legendEntry>
      <c:legendEntry>
        <c:idx val="7"/>
        <c:delete val="1"/>
      </c:legendEntry>
      <c:legendEntry>
        <c:idx val="8"/>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square"/>
            <c:size val="5"/>
            <c:spPr>
              <a:solidFill>
                <a:schemeClr val="accent1"/>
              </a:solidFill>
              <a:ln w="9525">
                <a:solidFill>
                  <a:schemeClr val="accent1"/>
                </a:solidFill>
                <a:round/>
              </a:ln>
              <a:effectLst/>
            </c:spPr>
          </c:marker>
          <c:cat>
            <c:numRef>
              <c:f>Sheet1!$J$18:$J$26</c:f>
              <c:numCache>
                <c:formatCode>General</c:formatCode>
                <c:ptCount val="9"/>
                <c:pt idx="0">
                  <c:v>4</c:v>
                </c:pt>
                <c:pt idx="1">
                  <c:v>5</c:v>
                </c:pt>
                <c:pt idx="2">
                  <c:v>6</c:v>
                </c:pt>
                <c:pt idx="3">
                  <c:v>7</c:v>
                </c:pt>
                <c:pt idx="4">
                  <c:v>8</c:v>
                </c:pt>
                <c:pt idx="5">
                  <c:v>9</c:v>
                </c:pt>
                <c:pt idx="6">
                  <c:v>10</c:v>
                </c:pt>
                <c:pt idx="7">
                  <c:v>11</c:v>
                </c:pt>
                <c:pt idx="8">
                  <c:v>12</c:v>
                </c:pt>
              </c:numCache>
            </c:numRef>
          </c:cat>
          <c:val>
            <c:numRef>
              <c:f>Sheet1!$O$18:$O$26</c:f>
              <c:numCache>
                <c:formatCode>0.00E+00</c:formatCode>
                <c:ptCount val="9"/>
                <c:pt idx="0">
                  <c:v>42.125</c:v>
                </c:pt>
                <c:pt idx="1">
                  <c:v>41.526000000000003</c:v>
                </c:pt>
                <c:pt idx="2">
                  <c:v>41.104999999999997</c:v>
                </c:pt>
                <c:pt idx="3">
                  <c:v>42.241999999999997</c:v>
                </c:pt>
                <c:pt idx="4">
                  <c:v>41.902999999999999</c:v>
                </c:pt>
                <c:pt idx="5">
                  <c:v>41.573</c:v>
                </c:pt>
                <c:pt idx="6">
                  <c:v>41.335999999999999</c:v>
                </c:pt>
                <c:pt idx="7">
                  <c:v>41.116999999999997</c:v>
                </c:pt>
                <c:pt idx="8">
                  <c:v>40.942</c:v>
                </c:pt>
              </c:numCache>
            </c:numRef>
          </c:val>
          <c:smooth val="0"/>
          <c:extLst>
            <c:ext xmlns:c16="http://schemas.microsoft.com/office/drawing/2014/chart" uri="{C3380CC4-5D6E-409C-BE32-E72D297353CC}">
              <c16:uniqueId val="{00000000-19D4-4AB9-95A3-57FE7703205A}"/>
            </c:ext>
          </c:extLst>
        </c:ser>
        <c:dLbls>
          <c:showLegendKey val="0"/>
          <c:showVal val="0"/>
          <c:showCatName val="0"/>
          <c:showSerName val="0"/>
          <c:showPercent val="0"/>
          <c:showBubbleSize val="0"/>
        </c:dLbls>
        <c:marker val="1"/>
        <c:smooth val="0"/>
        <c:axId val="1248254432"/>
        <c:axId val="1248255680"/>
      </c:lineChart>
      <c:catAx>
        <c:axId val="1248254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added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5680"/>
        <c:crosses val="autoZero"/>
        <c:auto val="1"/>
        <c:lblAlgn val="ctr"/>
        <c:lblOffset val="100"/>
        <c:noMultiLvlLbl val="0"/>
      </c:catAx>
      <c:valAx>
        <c:axId val="1248255680"/>
        <c:scaling>
          <c:orientation val="minMax"/>
          <c:max val="43"/>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Weekly</a:t>
                </a:r>
                <a:r>
                  <a:rPr lang="en-US" baseline="0"/>
                  <a:t> average cost per period (x1000 MWK)</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4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0.44649</cdr:x>
      <cdr:y>0.05294</cdr:y>
    </cdr:from>
    <cdr:to>
      <cdr:x>0.92809</cdr:x>
      <cdr:y>0.78235</cdr:y>
    </cdr:to>
    <cdr:sp macro="" textlink="">
      <cdr:nvSpPr>
        <cdr:cNvPr id="2" name="Rectangle 1"/>
        <cdr:cNvSpPr/>
      </cdr:nvSpPr>
      <cdr:spPr>
        <a:xfrm xmlns:a="http://schemas.openxmlformats.org/drawingml/2006/main">
          <a:off x="2034540" y="137160"/>
          <a:ext cx="2194560" cy="1889760"/>
        </a:xfrm>
        <a:prstGeom xmlns:a="http://schemas.openxmlformats.org/drawingml/2006/main" prst="rect">
          <a:avLst/>
        </a:prstGeom>
        <a:solidFill xmlns:a="http://schemas.openxmlformats.org/drawingml/2006/main">
          <a:schemeClr val="accent2">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b="1">
              <a:solidFill>
                <a:schemeClr val="tx1"/>
              </a:solidFill>
            </a:rPr>
            <a:t>27 periods</a:t>
          </a:r>
          <a:endParaRPr lang="en-CH" b="1">
            <a:solidFill>
              <a:schemeClr val="tx1"/>
            </a:solidFill>
          </a:endParaRPr>
        </a:p>
      </cdr:txBody>
    </cdr:sp>
  </cdr:relSizeAnchor>
  <cdr:relSizeAnchor xmlns:cdr="http://schemas.openxmlformats.org/drawingml/2006/chartDrawing">
    <cdr:from>
      <cdr:x>0.21906</cdr:x>
      <cdr:y>0.05196</cdr:y>
    </cdr:from>
    <cdr:to>
      <cdr:x>0.44816</cdr:x>
      <cdr:y>0.78137</cdr:y>
    </cdr:to>
    <cdr:sp macro="" textlink="">
      <cdr:nvSpPr>
        <cdr:cNvPr id="3" name="Rectangle 2"/>
        <cdr:cNvSpPr/>
      </cdr:nvSpPr>
      <cdr:spPr>
        <a:xfrm xmlns:a="http://schemas.openxmlformats.org/drawingml/2006/main" flipH="1">
          <a:off x="998220" y="134620"/>
          <a:ext cx="1043940" cy="1889760"/>
        </a:xfrm>
        <a:prstGeom xmlns:a="http://schemas.openxmlformats.org/drawingml/2006/main" prst="rect">
          <a:avLst/>
        </a:prstGeom>
        <a:solidFill xmlns:a="http://schemas.openxmlformats.org/drawingml/2006/main">
          <a:schemeClr val="accent6">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b="1">
              <a:solidFill>
                <a:schemeClr val="tx1"/>
              </a:solidFill>
            </a:rPr>
            <a:t>28 periods</a:t>
          </a:r>
          <a:endParaRPr lang="en-CH" b="1">
            <a:solidFill>
              <a:schemeClr val="tx1"/>
            </a:solidFill>
          </a:endParaRPr>
        </a:p>
      </cdr:txBody>
    </cdr:sp>
  </cdr:relSizeAnchor>
  <cdr:relSizeAnchor xmlns:cdr="http://schemas.openxmlformats.org/drawingml/2006/chartDrawing">
    <cdr:from>
      <cdr:x>0.44649</cdr:x>
      <cdr:y>0.05588</cdr:y>
    </cdr:from>
    <cdr:to>
      <cdr:x>0.44649</cdr:x>
      <cdr:y>0.77941</cdr:y>
    </cdr:to>
    <cdr:cxnSp macro="">
      <cdr:nvCxnSpPr>
        <cdr:cNvPr id="5" name="Straight Connector 4"/>
        <cdr:cNvCxnSpPr/>
      </cdr:nvCxnSpPr>
      <cdr:spPr>
        <a:xfrm xmlns:a="http://schemas.openxmlformats.org/drawingml/2006/main">
          <a:off x="2034540" y="144780"/>
          <a:ext cx="0" cy="1874520"/>
        </a:xfrm>
        <a:prstGeom xmlns:a="http://schemas.openxmlformats.org/drawingml/2006/main" prst="line">
          <a:avLst/>
        </a:prstGeom>
        <a:ln xmlns:a="http://schemas.openxmlformats.org/drawingml/2006/main" w="12700">
          <a:prstDash val="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12633</Words>
  <Characters>72012</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Tilley  Elizabeth</dc:creator>
  <cp:lastModifiedBy>Seemann-Ricard  Nicolas</cp:lastModifiedBy>
  <cp:revision>3</cp:revision>
  <cp:lastPrinted>2022-12-09T23:11:00Z</cp:lastPrinted>
  <dcterms:created xsi:type="dcterms:W3CDTF">2023-01-06T09:37:00Z</dcterms:created>
  <dcterms:modified xsi:type="dcterms:W3CDTF">2023-01-25T10:19:00Z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id="lbkQbK3Y"/&gt;&lt;style id="http://www.zotero.org/styles/apa" locale="en-US" hasBibliography="1" bibliographyStyleHasBeenSet="1"/&gt;&lt;prefs&gt;&lt;pref name="fieldType" value="Field"/&gt;&lt;/prefs&gt;&lt;/data&gt;</vt:lpwstr>
  </property>
</Properties>
</file>